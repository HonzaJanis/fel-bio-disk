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HEMODYNAMIKA</w:t>
      </w:r>
    </w:p>
    <w:p w:rsidR="00000000" w:rsidDel="00000000" w:rsidP="00000000" w:rsidRDefault="00000000" w:rsidRPr="00000000" w14:paraId="00000003">
      <w:pPr>
        <w:pageBreakBefore w:val="0"/>
        <w:jc w:val="center"/>
        <w:rPr>
          <w:rFonts w:ascii="Arial" w:cs="Arial" w:eastAsia="Arial" w:hAnsi="Arial"/>
          <w:b w:val="1"/>
          <w:i w:val="1"/>
          <w:sz w:val="24"/>
          <w:szCs w:val="24"/>
        </w:rPr>
      </w:pPr>
      <w:r w:rsidDel="00000000" w:rsidR="00000000" w:rsidRPr="00000000">
        <w:rPr>
          <w:rFonts w:ascii="Roboto" w:cs="Roboto" w:eastAsia="Roboto" w:hAnsi="Roboto"/>
          <w:b w:val="1"/>
          <w:i w:val="1"/>
          <w:sz w:val="20"/>
          <w:szCs w:val="20"/>
          <w:highlight w:val="white"/>
          <w:rtl w:val="0"/>
        </w:rPr>
        <w:t xml:space="preserve">Měření hemodynamickým parametrů krevního řečiště, základní metody měření krevního tlaku, mimotělní oběh, náhrady cév a srdce, statika a dynamika ideálních tekutin, proudění reálných tekutin. Transmembránový transport látek – výměna plynů při dýchání, hemodialýza, peritoneální dialýza, kapilární oxygenátor a hemodialyzátor. (Biofyzika)</w:t>
      </w:r>
      <w:r w:rsidDel="00000000" w:rsidR="00000000" w:rsidRPr="00000000">
        <w:rPr>
          <w:rtl w:val="0"/>
        </w:rPr>
      </w:r>
    </w:p>
    <w:p w:rsidR="00000000" w:rsidDel="00000000" w:rsidP="00000000" w:rsidRDefault="00000000" w:rsidRPr="00000000" w14:paraId="00000004">
      <w:pPr>
        <w:pageBreakBefore w:val="0"/>
        <w:rPr>
          <w:b w:val="1"/>
          <w:sz w:val="28"/>
          <w:szCs w:val="28"/>
        </w:rPr>
      </w:pPr>
      <w:r w:rsidDel="00000000" w:rsidR="00000000" w:rsidRPr="00000000">
        <w:rPr>
          <w:rFonts w:ascii="Arial" w:cs="Arial" w:eastAsia="Arial" w:hAnsi="Arial"/>
          <w:b w:val="1"/>
          <w:color w:val="000000"/>
          <w:sz w:val="23"/>
          <w:szCs w:val="23"/>
          <w:highlight w:val="white"/>
          <w:rtl w:val="0"/>
        </w:rPr>
        <w:t xml:space="preserve">Měření hemodynamickým parametrů krevního řečiště</w:t>
      </w:r>
      <w:r w:rsidDel="00000000" w:rsidR="00000000" w:rsidRPr="00000000">
        <w:rPr>
          <w:rtl w:val="0"/>
        </w:rPr>
      </w:r>
    </w:p>
    <w:p w:rsidR="00000000" w:rsidDel="00000000" w:rsidP="00000000" w:rsidRDefault="00000000" w:rsidRPr="00000000" w14:paraId="00000005">
      <w:pPr>
        <w:pageBreakBefore w:val="0"/>
        <w:spacing w:after="0" w:line="240" w:lineRule="auto"/>
        <w:ind w:firstLine="708"/>
        <w:rPr>
          <w:rFonts w:ascii="Times New Roman" w:cs="Times New Roman" w:eastAsia="Times New Roman" w:hAnsi="Times New Roman"/>
          <w:sz w:val="36"/>
          <w:szCs w:val="36"/>
          <w:u w:val="single"/>
        </w:rPr>
      </w:pPr>
      <w:r w:rsidDel="00000000" w:rsidR="00000000" w:rsidRPr="00000000">
        <w:rPr>
          <w:rFonts w:ascii="Arial" w:cs="Arial" w:eastAsia="Arial" w:hAnsi="Arial"/>
          <w:color w:val="000000"/>
          <w:u w:val="single"/>
          <w:rtl w:val="0"/>
        </w:rPr>
        <w:t xml:space="preserve">Hemodynamické parametry</w:t>
      </w:r>
      <w:r w:rsidDel="00000000" w:rsidR="00000000" w:rsidRPr="00000000">
        <w:rPr>
          <w:rtl w:val="0"/>
        </w:rPr>
      </w:r>
    </w:p>
    <w:p w:rsidR="00000000" w:rsidDel="00000000" w:rsidP="00000000" w:rsidRDefault="00000000" w:rsidRPr="00000000" w14:paraId="00000006">
      <w:pPr>
        <w:pageBreakBefore w:val="0"/>
        <w:numPr>
          <w:ilvl w:val="0"/>
          <w:numId w:val="19"/>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SV = Stroke Volume (Tepový objem)</w:t>
      </w:r>
    </w:p>
    <w:p w:rsidR="00000000" w:rsidDel="00000000" w:rsidP="00000000" w:rsidRDefault="00000000" w:rsidRPr="00000000" w14:paraId="00000007">
      <w:pPr>
        <w:pageBreakBefore w:val="0"/>
        <w:numPr>
          <w:ilvl w:val="1"/>
          <w:numId w:val="19"/>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objem krve, který je ze srdce při jednom srdečním cyklu vyslán do oběhu</w:t>
      </w:r>
    </w:p>
    <w:p w:rsidR="00000000" w:rsidDel="00000000" w:rsidP="00000000" w:rsidRDefault="00000000" w:rsidRPr="00000000" w14:paraId="00000008">
      <w:pPr>
        <w:pageBreakBefore w:val="0"/>
        <w:numPr>
          <w:ilvl w:val="1"/>
          <w:numId w:val="19"/>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u člověka v klidu: cca 70 ml/tep; při zátěži: </w:t>
      </w:r>
      <w:r w:rsidDel="00000000" w:rsidR="00000000" w:rsidRPr="00000000">
        <w:rPr>
          <w:rFonts w:ascii="Arial" w:cs="Arial" w:eastAsia="Arial" w:hAnsi="Arial"/>
          <w:color w:val="212529"/>
          <w:highlight w:val="white"/>
          <w:rtl w:val="0"/>
        </w:rPr>
        <w:t xml:space="preserve">100–150 ml/tep</w:t>
      </w:r>
      <w:r w:rsidDel="00000000" w:rsidR="00000000" w:rsidRPr="00000000">
        <w:rPr>
          <w:rtl w:val="0"/>
        </w:rPr>
      </w:r>
    </w:p>
    <w:p w:rsidR="00000000" w:rsidDel="00000000" w:rsidP="00000000" w:rsidRDefault="00000000" w:rsidRPr="00000000" w14:paraId="00000009">
      <w:pPr>
        <w:pageBreakBefore w:val="0"/>
        <w:numPr>
          <w:ilvl w:val="0"/>
          <w:numId w:val="19"/>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CO = Cardiac output (Srdeční výdej) [L/min]</w:t>
      </w:r>
    </w:p>
    <w:p w:rsidR="00000000" w:rsidDel="00000000" w:rsidP="00000000" w:rsidRDefault="00000000" w:rsidRPr="00000000" w14:paraId="0000000A">
      <w:pPr>
        <w:pageBreakBefore w:val="0"/>
        <w:numPr>
          <w:ilvl w:val="1"/>
          <w:numId w:val="19"/>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 množství krve, které každá komora za jednu minutu vyšle do oběhu</w:t>
      </w:r>
    </w:p>
    <w:p w:rsidR="00000000" w:rsidDel="00000000" w:rsidP="00000000" w:rsidRDefault="00000000" w:rsidRPr="00000000" w14:paraId="0000000B">
      <w:pPr>
        <w:pageBreakBefore w:val="0"/>
        <w:numPr>
          <w:ilvl w:val="2"/>
          <w:numId w:val="19"/>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průměrného jedince srdce v klidovém stavu bije 70x za minutu</w:t>
      </w:r>
    </w:p>
    <w:p w:rsidR="00000000" w:rsidDel="00000000" w:rsidP="00000000" w:rsidRDefault="00000000" w:rsidRPr="00000000" w14:paraId="0000000C">
      <w:pPr>
        <w:pageBreakBefore w:val="0"/>
        <w:numPr>
          <w:ilvl w:val="2"/>
          <w:numId w:val="19"/>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objem krve, který opouští srdce, asi 70ml</w:t>
      </w:r>
    </w:p>
    <w:p w:rsidR="00000000" w:rsidDel="00000000" w:rsidP="00000000" w:rsidRDefault="00000000" w:rsidRPr="00000000" w14:paraId="0000000D">
      <w:pPr>
        <w:pageBreakBefore w:val="0"/>
        <w:spacing w:after="0" w:line="240" w:lineRule="auto"/>
        <w:ind w:left="216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248025" cy="342900"/>
            <wp:effectExtent b="0" l="0" r="0" t="0"/>
            <wp:docPr id="120845"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2480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ageBreakBefore w:val="0"/>
        <w:numPr>
          <w:ilvl w:val="0"/>
          <w:numId w:val="20"/>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průměr při klidovém stavu se (4–8) l/min</w:t>
      </w:r>
    </w:p>
    <w:p w:rsidR="00000000" w:rsidDel="00000000" w:rsidP="00000000" w:rsidRDefault="00000000" w:rsidRPr="00000000" w14:paraId="0000000F">
      <w:pPr>
        <w:pageBreakBefore w:val="0"/>
        <w:numPr>
          <w:ilvl w:val="0"/>
          <w:numId w:val="20"/>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průměr při zátěži (20-25)l/min</w:t>
      </w:r>
    </w:p>
    <w:p w:rsidR="00000000" w:rsidDel="00000000" w:rsidP="00000000" w:rsidRDefault="00000000" w:rsidRPr="00000000" w14:paraId="00000010">
      <w:pPr>
        <w:pageBreakBefore w:val="0"/>
        <w:numPr>
          <w:ilvl w:val="0"/>
          <w:numId w:val="20"/>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rozdíl mezi zátěží a klidem →srdeční rezerva </w:t>
      </w:r>
    </w:p>
    <w:p w:rsidR="00000000" w:rsidDel="00000000" w:rsidP="00000000" w:rsidRDefault="00000000" w:rsidRPr="00000000" w14:paraId="00000011">
      <w:pPr>
        <w:pageBreakBefore w:val="0"/>
        <w:numPr>
          <w:ilvl w:val="0"/>
          <w:numId w:val="21"/>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TPR = Total Peripheral Resistance</w:t>
      </w:r>
    </w:p>
    <w:p w:rsidR="00000000" w:rsidDel="00000000" w:rsidP="00000000" w:rsidRDefault="00000000" w:rsidRPr="00000000" w14:paraId="00000012">
      <w:pPr>
        <w:pageBreakBefore w:val="0"/>
        <w:numPr>
          <w:ilvl w:val="1"/>
          <w:numId w:val="21"/>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212529"/>
          <w:highlight w:val="white"/>
          <w:rtl w:val="0"/>
        </w:rPr>
        <w:t xml:space="preserve">rezistence stavící se do cesty krvi v prekapilárních arteriolách</w:t>
      </w:r>
      <w:r w:rsidDel="00000000" w:rsidR="00000000" w:rsidRPr="00000000">
        <w:rPr>
          <w:rtl w:val="0"/>
        </w:rPr>
      </w:r>
    </w:p>
    <w:p w:rsidR="00000000" w:rsidDel="00000000" w:rsidP="00000000" w:rsidRDefault="00000000" w:rsidRPr="00000000" w14:paraId="00000013">
      <w:pPr>
        <w:pageBreakBefore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Arial" w:cs="Arial" w:eastAsia="Arial" w:hAnsi="Arial"/>
          <w:color w:val="212529"/>
          <w:highlight w:val="white"/>
          <w:rtl w:val="0"/>
        </w:rPr>
        <w:t xml:space="preserve">TK = CO × TPR tlak krevni </w:t>
      </w:r>
      <w:r w:rsidDel="00000000" w:rsidR="00000000" w:rsidRPr="00000000">
        <w:rPr>
          <w:rtl w:val="0"/>
        </w:rPr>
      </w:r>
    </w:p>
    <w:p w:rsidR="00000000" w:rsidDel="00000000" w:rsidP="00000000" w:rsidRDefault="00000000" w:rsidRPr="00000000" w14:paraId="00000014">
      <w:pPr>
        <w:pageBreakBefore w:val="0"/>
        <w:numPr>
          <w:ilvl w:val="0"/>
          <w:numId w:val="1"/>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AC = Arterial Compliance (Poddajnost cév)</w:t>
      </w:r>
    </w:p>
    <w:p w:rsidR="00000000" w:rsidDel="00000000" w:rsidP="00000000" w:rsidRDefault="00000000" w:rsidRPr="00000000" w14:paraId="00000015">
      <w:pPr>
        <w:pageBreakBefore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600075" cy="285750"/>
            <wp:effectExtent b="0" l="0" r="0" t="0"/>
            <wp:docPr id="120848"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00075" cy="285750"/>
                    </a:xfrm>
                    <a:prstGeom prst="rect"/>
                    <a:ln/>
                  </pic:spPr>
                </pic:pic>
              </a:graphicData>
            </a:graphic>
          </wp:inline>
        </w:drawing>
      </w:r>
      <w:r w:rsidDel="00000000" w:rsidR="00000000" w:rsidRPr="00000000">
        <w:rPr>
          <w:rFonts w:ascii="Arial" w:cs="Arial" w:eastAsia="Arial" w:hAnsi="Arial"/>
          <w:color w:val="000000"/>
          <w:rtl w:val="0"/>
        </w:rPr>
        <w:tab/>
        <w:t xml:space="preserve">на сколько может рас</w:t>
      </w:r>
      <w:r w:rsidDel="00000000" w:rsidR="00000000" w:rsidRPr="00000000">
        <w:rPr>
          <w:rFonts w:ascii="Arial" w:cs="Arial" w:eastAsia="Arial" w:hAnsi="Arial"/>
          <w:rtl w:val="0"/>
        </w:rPr>
        <w:t xml:space="preserve">ширится</w:t>
      </w:r>
      <w:r w:rsidDel="00000000" w:rsidR="00000000" w:rsidRPr="00000000">
        <w:rPr>
          <w:rtl w:val="0"/>
        </w:rPr>
      </w:r>
    </w:p>
    <w:p w:rsidR="00000000" w:rsidDel="00000000" w:rsidP="00000000" w:rsidRDefault="00000000" w:rsidRPr="00000000" w14:paraId="00000016">
      <w:pPr>
        <w:pageBreakBefore w:val="0"/>
        <w:numPr>
          <w:ilvl w:val="0"/>
          <w:numId w:val="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ASI = Arterial Stiffness Index</w:t>
      </w:r>
    </w:p>
    <w:p w:rsidR="00000000" w:rsidDel="00000000" w:rsidP="00000000" w:rsidRDefault="00000000" w:rsidRPr="00000000" w14:paraId="00000017">
      <w:pPr>
        <w:pageBreakBefore w:val="0"/>
        <w:spacing w:after="0" w:line="240" w:lineRule="auto"/>
        <w:ind w:left="1440" w:firstLine="0"/>
        <w:rPr>
          <w:rFonts w:ascii="Arial" w:cs="Arial" w:eastAsia="Arial" w:hAnsi="Arial"/>
          <w:color w:val="000000"/>
        </w:rPr>
      </w:pPr>
      <w:r w:rsidDel="00000000" w:rsidR="00000000" w:rsidRPr="00000000">
        <w:rPr>
          <w:rFonts w:ascii="Arial" w:cs="Arial" w:eastAsia="Arial" w:hAnsi="Arial"/>
          <w:color w:val="000000"/>
        </w:rPr>
        <w:drawing>
          <wp:inline distB="0" distT="0" distL="0" distR="0">
            <wp:extent cx="685800" cy="333375"/>
            <wp:effectExtent b="0" l="0" r="0" t="0"/>
            <wp:docPr id="12084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685800" cy="333375"/>
                    </a:xfrm>
                    <a:prstGeom prst="rect"/>
                    <a:ln/>
                  </pic:spPr>
                </pic:pic>
              </a:graphicData>
            </a:graphic>
          </wp:inline>
        </w:drawing>
      </w:r>
      <w:r w:rsidDel="00000000" w:rsidR="00000000" w:rsidRPr="00000000">
        <w:rPr>
          <w:rFonts w:ascii="Arial" w:cs="Arial" w:eastAsia="Arial" w:hAnsi="Arial"/>
          <w:color w:val="000000"/>
          <w:rtl w:val="0"/>
        </w:rPr>
        <w:t xml:space="preserve">как быстро обратно</w:t>
      </w:r>
    </w:p>
    <w:p w:rsidR="00000000" w:rsidDel="00000000" w:rsidP="00000000" w:rsidRDefault="00000000" w:rsidRPr="00000000" w14:paraId="00000018">
      <w:pPr>
        <w:pageBreakBefore w:val="0"/>
        <w:spacing w:after="0" w:line="240" w:lineRule="auto"/>
        <w:ind w:left="1440" w:firstLine="0"/>
        <w:rPr>
          <w:rFonts w:ascii="Arial" w:cs="Arial" w:eastAsia="Arial" w:hAnsi="Arial"/>
        </w:rPr>
      </w:pPr>
      <w:r w:rsidDel="00000000" w:rsidR="00000000" w:rsidRPr="00000000">
        <w:rPr>
          <w:rtl w:val="0"/>
        </w:rPr>
      </w:r>
    </w:p>
    <w:p w:rsidR="00000000" w:rsidDel="00000000" w:rsidP="00000000" w:rsidRDefault="00000000" w:rsidRPr="00000000" w14:paraId="00000019">
      <w:pPr>
        <w:pageBreakBefore w:val="0"/>
        <w:numPr>
          <w:ilvl w:val="0"/>
          <w:numId w:val="4"/>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Určení tuhosti brachiální tepny z tvaru obálky oscilometrických pulzací.</w:t>
      </w:r>
    </w:p>
    <w:p w:rsidR="00000000" w:rsidDel="00000000" w:rsidP="00000000" w:rsidRDefault="00000000" w:rsidRPr="00000000" w14:paraId="0000001A">
      <w:pPr>
        <w:pageBreakBefore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3352800" cy="1400175"/>
            <wp:effectExtent b="0" l="0" r="0" t="0"/>
            <wp:docPr id="12085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352800" cy="140017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pageBreakBefore w:val="0"/>
        <w:numPr>
          <w:ilvl w:val="0"/>
          <w:numId w:val="6"/>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ED = Ejection Duration</w:t>
      </w:r>
    </w:p>
    <w:p w:rsidR="00000000" w:rsidDel="00000000" w:rsidP="00000000" w:rsidRDefault="00000000" w:rsidRPr="00000000" w14:paraId="0000001C">
      <w:pPr>
        <w:pageBreakBefore w:val="0"/>
        <w:numPr>
          <w:ilvl w:val="1"/>
          <w:numId w:val="6"/>
        </w:numPr>
        <w:spacing w:after="0" w:line="240" w:lineRule="auto"/>
        <w:ind w:left="1440" w:hanging="360"/>
        <w:rPr>
          <w:rFonts w:ascii="Arial" w:cs="Arial" w:eastAsia="Arial" w:hAnsi="Arial"/>
          <w:i w:val="1"/>
          <w:color w:val="000000"/>
        </w:rPr>
      </w:pPr>
      <w:r w:rsidDel="00000000" w:rsidR="00000000" w:rsidRPr="00000000">
        <w:rPr>
          <w:rFonts w:ascii="Arial" w:cs="Arial" w:eastAsia="Arial" w:hAnsi="Arial"/>
          <w:i w:val="1"/>
          <w:color w:val="212529"/>
          <w:highlight w:val="white"/>
          <w:rtl w:val="0"/>
        </w:rPr>
        <w:t xml:space="preserve">závěrečná část systoly komor как долго чтобы сократилась комора</w:t>
      </w:r>
      <w:r w:rsidDel="00000000" w:rsidR="00000000" w:rsidRPr="00000000">
        <w:rPr>
          <w:rtl w:val="0"/>
        </w:rPr>
      </w:r>
    </w:p>
    <w:p w:rsidR="00000000" w:rsidDel="00000000" w:rsidP="00000000" w:rsidRDefault="00000000" w:rsidRPr="00000000" w14:paraId="0000001D">
      <w:pPr>
        <w:pageBreakBefore w:val="0"/>
        <w:numPr>
          <w:ilvl w:val="1"/>
          <w:numId w:val="6"/>
        </w:numPr>
        <w:spacing w:after="0" w:line="240" w:lineRule="auto"/>
        <w:ind w:left="1440" w:hanging="360"/>
        <w:rPr>
          <w:rFonts w:ascii="Arial" w:cs="Arial" w:eastAsia="Arial" w:hAnsi="Arial"/>
          <w:i w:val="1"/>
          <w:color w:val="212529"/>
        </w:rPr>
      </w:pPr>
      <w:r w:rsidDel="00000000" w:rsidR="00000000" w:rsidRPr="00000000">
        <w:rPr>
          <w:rFonts w:ascii="Arial" w:cs="Arial" w:eastAsia="Arial" w:hAnsi="Arial"/>
          <w:i w:val="1"/>
          <w:color w:val="212529"/>
          <w:highlight w:val="white"/>
          <w:rtl w:val="0"/>
        </w:rPr>
        <w:t xml:space="preserve">Nastává, když tlak v komoře přesáhne diastolický tlak v aortě a plicnici</w:t>
      </w:r>
      <w:r w:rsidDel="00000000" w:rsidR="00000000" w:rsidRPr="00000000">
        <w:rPr>
          <w:rtl w:val="0"/>
        </w:rPr>
      </w:r>
    </w:p>
    <w:p w:rsidR="00000000" w:rsidDel="00000000" w:rsidP="00000000" w:rsidRDefault="00000000" w:rsidRPr="00000000" w14:paraId="0000001E">
      <w:pPr>
        <w:pageBreakBefore w:val="0"/>
        <w:spacing w:after="0" w:line="240" w:lineRule="auto"/>
        <w:ind w:left="1440" w:firstLine="720"/>
        <w:rPr>
          <w:rFonts w:ascii="Times New Roman" w:cs="Times New Roman" w:eastAsia="Times New Roman" w:hAnsi="Times New Roman"/>
          <w:sz w:val="24"/>
          <w:szCs w:val="24"/>
        </w:rPr>
      </w:pPr>
      <w:r w:rsidDel="00000000" w:rsidR="00000000" w:rsidRPr="00000000">
        <w:rPr>
          <w:rFonts w:ascii="Arial" w:cs="Arial" w:eastAsia="Arial" w:hAnsi="Arial"/>
          <w:i w:val="1"/>
          <w:color w:val="212529"/>
          <w:highlight w:val="white"/>
          <w:rtl w:val="0"/>
        </w:rPr>
        <w:t xml:space="preserve">→semilunární chlopně se otevřou a obsah komor je vypuzován do tepen.</w:t>
      </w:r>
      <w:r w:rsidDel="00000000" w:rsidR="00000000" w:rsidRPr="00000000">
        <w:rPr>
          <w:rtl w:val="0"/>
        </w:rPr>
      </w:r>
    </w:p>
    <w:p w:rsidR="00000000" w:rsidDel="00000000" w:rsidP="00000000" w:rsidRDefault="00000000" w:rsidRPr="00000000" w14:paraId="0000001F">
      <w:pPr>
        <w:pageBreakBefore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Arial" w:cs="Arial" w:eastAsia="Arial" w:hAnsi="Arial"/>
          <w:i w:val="1"/>
          <w:color w:val="212529"/>
          <w:highlight w:val="white"/>
          <w:rtl w:val="0"/>
        </w:rPr>
        <w:t xml:space="preserve">ED = SV / DCO</w:t>
        <w:tab/>
        <w:tab/>
        <w:t xml:space="preserve">kde DCO - diastolický srdeční výdej</w:t>
      </w:r>
      <w:r w:rsidDel="00000000" w:rsidR="00000000" w:rsidRPr="00000000">
        <w:rPr>
          <w:rtl w:val="0"/>
        </w:rPr>
      </w:r>
    </w:p>
    <w:p w:rsidR="00000000" w:rsidDel="00000000" w:rsidP="00000000" w:rsidRDefault="00000000" w:rsidRPr="00000000" w14:paraId="00000020">
      <w:pPr>
        <w:pageBreakBefore w:val="0"/>
        <w:numPr>
          <w:ilvl w:val="0"/>
          <w:numId w:val="9"/>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PWV = Pulse Wave Velocity (Rychlost šíření pulzní vlny) как быстро кровь добирается от сердца до периферии за систо</w:t>
      </w:r>
      <w:r w:rsidDel="00000000" w:rsidR="00000000" w:rsidRPr="00000000">
        <w:rPr>
          <w:rFonts w:ascii="Arial" w:cs="Arial" w:eastAsia="Arial" w:hAnsi="Arial"/>
          <w:rtl w:val="0"/>
        </w:rPr>
        <w:t xml:space="preserve">лу</w:t>
      </w:r>
      <w:r w:rsidDel="00000000" w:rsidR="00000000" w:rsidRPr="00000000">
        <w:rPr>
          <w:rtl w:val="0"/>
        </w:rPr>
      </w:r>
    </w:p>
    <w:p w:rsidR="00000000" w:rsidDel="00000000" w:rsidP="00000000" w:rsidRDefault="00000000" w:rsidRPr="00000000" w14:paraId="00000021">
      <w:pPr>
        <w:pageBreakBefore w:val="0"/>
        <w:numPr>
          <w:ilvl w:val="1"/>
          <w:numId w:val="9"/>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parametr, který odráží tuhost tepen.</w:t>
      </w:r>
    </w:p>
    <w:p w:rsidR="00000000" w:rsidDel="00000000" w:rsidP="00000000" w:rsidRDefault="00000000" w:rsidRPr="00000000" w14:paraId="00000022">
      <w:pPr>
        <w:pageBreakBefore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1533525" cy="323850"/>
            <wp:effectExtent b="0" l="0" r="0" t="0"/>
            <wp:docPr id="12084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1533525" cy="323850"/>
                    </a:xfrm>
                    <a:prstGeom prst="rect"/>
                    <a:ln/>
                  </pic:spPr>
                </pic:pic>
              </a:graphicData>
            </a:graphic>
          </wp:inline>
        </w:drawing>
      </w:r>
      <w:r w:rsidDel="00000000" w:rsidR="00000000" w:rsidRPr="00000000">
        <w:rPr>
          <w:rFonts w:ascii="Arial" w:cs="Arial" w:eastAsia="Arial" w:hAnsi="Arial"/>
          <w:color w:val="000000"/>
          <w:rtl w:val="0"/>
        </w:rPr>
        <w:tab/>
        <w:t xml:space="preserve">kde </w:t>
      </w:r>
      <w:r w:rsidDel="00000000" w:rsidR="00000000" w:rsidRPr="00000000">
        <w:rPr>
          <w:rFonts w:ascii="Arial" w:cs="Arial" w:eastAsia="Arial" w:hAnsi="Arial"/>
          <w:i w:val="1"/>
          <w:color w:val="000000"/>
          <w:rtl w:val="0"/>
        </w:rPr>
        <w:t xml:space="preserve">l</w:t>
      </w:r>
      <w:r w:rsidDel="00000000" w:rsidR="00000000" w:rsidRPr="00000000">
        <w:rPr>
          <w:rFonts w:ascii="Arial" w:cs="Arial" w:eastAsia="Arial" w:hAnsi="Arial"/>
          <w:color w:val="000000"/>
          <w:rtl w:val="0"/>
        </w:rPr>
        <w:t xml:space="preserve"> je vzdálenost hrudní zářez – stydká kost</w:t>
      </w:r>
      <w:r w:rsidDel="00000000" w:rsidR="00000000" w:rsidRPr="00000000">
        <w:rPr>
          <w:rtl w:val="0"/>
        </w:rPr>
      </w:r>
    </w:p>
    <w:p w:rsidR="00000000" w:rsidDel="00000000" w:rsidP="00000000" w:rsidRDefault="00000000" w:rsidRPr="00000000" w14:paraId="00000023">
      <w:pPr>
        <w:pageBreakBefore w:val="0"/>
        <w:numPr>
          <w:ilvl w:val="0"/>
          <w:numId w:val="1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větší cévy (např. aorta) mají elastickou membránu držící kruhový průřez</w:t>
      </w:r>
    </w:p>
    <w:p w:rsidR="00000000" w:rsidDel="00000000" w:rsidP="00000000" w:rsidRDefault="00000000" w:rsidRPr="00000000" w14:paraId="00000024">
      <w:pPr>
        <w:pageBreakBefore w:val="0"/>
        <w:numPr>
          <w:ilvl w:val="0"/>
          <w:numId w:val="1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PWV je </w:t>
      </w:r>
      <w:r w:rsidDel="00000000" w:rsidR="00000000" w:rsidRPr="00000000">
        <w:rPr>
          <w:rFonts w:ascii="Arial" w:cs="Arial" w:eastAsia="Arial" w:hAnsi="Arial"/>
          <w:color w:val="000000"/>
          <w:u w:val="single"/>
          <w:rtl w:val="0"/>
        </w:rPr>
        <w:t xml:space="preserve">jiná než rychlost krve v cévě</w:t>
      </w:r>
      <w:r w:rsidDel="00000000" w:rsidR="00000000" w:rsidRPr="00000000">
        <w:rPr>
          <w:rtl w:val="0"/>
        </w:rPr>
      </w:r>
    </w:p>
    <w:p w:rsidR="00000000" w:rsidDel="00000000" w:rsidP="00000000" w:rsidRDefault="00000000" w:rsidRPr="00000000" w14:paraId="00000025">
      <w:pPr>
        <w:pageBreakBefore w:val="0"/>
        <w:numPr>
          <w:ilvl w:val="0"/>
          <w:numId w:val="1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v relacích 5-8 m/s; měření s přesností +/- 0,5 m/s</w:t>
      </w:r>
    </w:p>
    <w:p w:rsidR="00000000" w:rsidDel="00000000" w:rsidP="00000000" w:rsidRDefault="00000000" w:rsidRPr="00000000" w14:paraId="00000026">
      <w:pPr>
        <w:pageBreakBefore w:val="0"/>
        <w:numPr>
          <w:ilvl w:val="0"/>
          <w:numId w:val="1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čím rigidnější, tím rychlejší PWV</w:t>
      </w:r>
    </w:p>
    <w:p w:rsidR="00000000" w:rsidDel="00000000" w:rsidP="00000000" w:rsidRDefault="00000000" w:rsidRPr="00000000" w14:paraId="00000027">
      <w:pPr>
        <w:pageBreakBefore w:val="0"/>
        <w:numPr>
          <w:ilvl w:val="0"/>
          <w:numId w:val="1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metody měření: metoda odražené vlny</w:t>
      </w:r>
    </w:p>
    <w:p w:rsidR="00000000" w:rsidDel="00000000" w:rsidP="00000000" w:rsidRDefault="00000000" w:rsidRPr="00000000" w14:paraId="00000028">
      <w:pPr>
        <w:pageBreakBefore w:val="0"/>
        <w:numPr>
          <w:ilvl w:val="1"/>
          <w:numId w:val="7"/>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místo velké změny charakteristické impedance (z = ro*c)</w:t>
      </w:r>
    </w:p>
    <w:p w:rsidR="00000000" w:rsidDel="00000000" w:rsidP="00000000" w:rsidRDefault="00000000" w:rsidRPr="00000000" w14:paraId="00000029">
      <w:pPr>
        <w:pageBreakBefore w:val="0"/>
        <w:numPr>
          <w:ilvl w:val="1"/>
          <w:numId w:val="7"/>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velká část energie se odrazí v bifurkaci (je zde velký úbytek elastického materiálu)</w:t>
      </w:r>
    </w:p>
    <w:p w:rsidR="00000000" w:rsidDel="00000000" w:rsidP="00000000" w:rsidRDefault="00000000" w:rsidRPr="00000000" w14:paraId="0000002A">
      <w:pPr>
        <w:pStyle w:val="Heading2"/>
        <w:pageBreakBefore w:val="0"/>
        <w:spacing w:after="0" w:before="200" w:lineRule="auto"/>
        <w:rPr/>
      </w:pPr>
      <w:r w:rsidDel="00000000" w:rsidR="00000000" w:rsidRPr="00000000">
        <w:rPr>
          <w:rFonts w:ascii="Arial" w:cs="Arial" w:eastAsia="Arial" w:hAnsi="Arial"/>
          <w:color w:val="000000"/>
          <w:sz w:val="22"/>
          <w:szCs w:val="22"/>
          <w:rtl w:val="0"/>
        </w:rPr>
        <w:t xml:space="preserve">Metody měření krevního tlaku</w:t>
      </w: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Rtuťové tonometry: nejrozšířenější a nejspolehlivější měření TK (neinvazivní)</w:t>
      </w:r>
    </w:p>
    <w:p w:rsidR="00000000" w:rsidDel="00000000" w:rsidP="00000000" w:rsidRDefault="00000000" w:rsidRPr="00000000" w14:paraId="0000002C">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auskultační metoda (upouštění – klesá manžetový tlak, v momentě kdy má hodnotu systolického tlaku uslyšíme 1. slabý úder, upouštíme dále, poslední slabý úder slyšíme v momentě kdy je v manžetě tlak stejný jako diastolický)</w:t>
        <w:br w:type="textWrapping"/>
      </w:r>
      <w:r w:rsidDel="00000000" w:rsidR="00000000" w:rsidRPr="00000000">
        <w:rPr>
          <w:rtl w:val="0"/>
        </w:rPr>
      </w:r>
      <w:sdt>
        <w:sdtPr>
          <w:tag w:val="goog_rdk_0"/>
        </w:sdtPr>
        <w:sdtContent>
          <w:ins w:author="Michal Zelený" w:id="0" w:date="2021-06-03T12:59:17Z">
            <w:r w:rsidDel="00000000" w:rsidR="00000000" w:rsidRPr="00000000">
              <w:drawing>
                <wp:anchor allowOverlap="1" behindDoc="0" distB="114300" distT="114300" distL="114300" distR="114300" hidden="0" layoutInCell="1" locked="0" relativeHeight="0" simplePos="0">
                  <wp:simplePos x="0" y="0"/>
                  <wp:positionH relativeFrom="column">
                    <wp:posOffset>4284035</wp:posOffset>
                  </wp:positionH>
                  <wp:positionV relativeFrom="paragraph">
                    <wp:posOffset>542925</wp:posOffset>
                  </wp:positionV>
                  <wp:extent cx="1479948" cy="1603277"/>
                  <wp:effectExtent b="0" l="0" r="0" t="0"/>
                  <wp:wrapSquare wrapText="bothSides" distB="114300" distT="114300" distL="114300" distR="114300"/>
                  <wp:docPr id="120837"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1479948" cy="1603277"/>
                          </a:xfrm>
                          <a:prstGeom prst="rect"/>
                          <a:ln/>
                        </pic:spPr>
                      </pic:pic>
                    </a:graphicData>
                  </a:graphic>
                </wp:anchor>
              </w:drawing>
            </w:r>
          </w:ins>
        </w:sdtContent>
      </w:sdt>
    </w:p>
    <w:p w:rsidR="00000000" w:rsidDel="00000000" w:rsidP="00000000" w:rsidRDefault="00000000" w:rsidRPr="00000000" w14:paraId="0000002D">
      <w:pPr>
        <w:pageBreakBefore w:val="0"/>
        <w:numPr>
          <w:ilvl w:val="0"/>
          <w:numId w:val="13"/>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Deformační tonometry</w:t>
      </w:r>
    </w:p>
    <w:p w:rsidR="00000000" w:rsidDel="00000000" w:rsidP="00000000" w:rsidRDefault="00000000" w:rsidRPr="00000000" w14:paraId="0000002E">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neinvazivní</w:t>
      </w:r>
    </w:p>
    <w:p w:rsidR="00000000" w:rsidDel="00000000" w:rsidP="00000000" w:rsidRDefault="00000000" w:rsidRPr="00000000" w14:paraId="0000002F">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aneroidní = bez použití tekutiny</w:t>
      </w:r>
    </w:p>
    <w:p w:rsidR="00000000" w:rsidDel="00000000" w:rsidP="00000000" w:rsidRDefault="00000000" w:rsidRPr="00000000" w14:paraId="00000030">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pod vlivem tlaku dochází k pružné deformaci tlakoměrných prvků</w:t>
      </w:r>
    </w:p>
    <w:sdt>
      <w:sdtPr>
        <w:tag w:val="goog_rdk_2"/>
      </w:sdtPr>
      <w:sdtContent>
        <w:p w:rsidR="00000000" w:rsidDel="00000000" w:rsidP="00000000" w:rsidRDefault="00000000" w:rsidRPr="00000000" w14:paraId="00000031">
          <w:pPr>
            <w:pageBreakBefore w:val="0"/>
            <w:numPr>
              <w:ilvl w:val="1"/>
              <w:numId w:val="13"/>
            </w:numPr>
            <w:spacing w:after="0" w:line="240" w:lineRule="auto"/>
            <w:ind w:left="1440" w:hanging="360"/>
            <w:rPr>
              <w:ins w:author="Michal Zelený" w:id="0" w:date="2021-06-03T12:59:17Z"/>
              <w:rFonts w:ascii="Arial" w:cs="Arial" w:eastAsia="Arial" w:hAnsi="Arial"/>
              <w:color w:val="000000"/>
            </w:rPr>
          </w:pPr>
          <w:r w:rsidDel="00000000" w:rsidR="00000000" w:rsidRPr="00000000">
            <w:rPr>
              <w:rFonts w:ascii="Arial" w:cs="Arial" w:eastAsia="Arial" w:hAnsi="Arial"/>
              <w:color w:val="000000"/>
              <w:rtl w:val="0"/>
            </w:rPr>
            <w:t xml:space="preserve">malé, dostatečná přesnost, jednoduché, levné</w:t>
          </w:r>
          <w:sdt>
            <w:sdtPr>
              <w:tag w:val="goog_rdk_1"/>
            </w:sdtPr>
            <w:sdtContent>
              <w:ins w:author="Michal Zelený" w:id="0" w:date="2021-06-03T12:59:17Z">
                <w:r w:rsidDel="00000000" w:rsidR="00000000" w:rsidRPr="00000000">
                  <w:rPr>
                    <w:rtl w:val="0"/>
                  </w:rPr>
                </w:r>
              </w:ins>
            </w:sdtContent>
          </w:sdt>
        </w:p>
      </w:sdtContent>
    </w:sdt>
    <w:p w:rsidR="00000000" w:rsidDel="00000000" w:rsidP="00000000" w:rsidRDefault="00000000" w:rsidRPr="00000000" w14:paraId="00000032">
      <w:pPr>
        <w:pageBreakBefore w:val="0"/>
        <w:spacing w:after="0" w:line="240" w:lineRule="auto"/>
        <w:ind w:left="0" w:firstLine="0"/>
        <w:rPr>
          <w:rFonts w:ascii="Arial" w:cs="Arial" w:eastAsia="Arial" w:hAnsi="Arial"/>
          <w:color w:val="000000"/>
        </w:rPr>
      </w:pPr>
      <w:r w:rsidDel="00000000" w:rsidR="00000000" w:rsidRPr="00000000">
        <w:rPr>
          <w:rFonts w:ascii="Arial" w:cs="Arial" w:eastAsia="Arial" w:hAnsi="Arial"/>
          <w:color w:val="000000"/>
          <w:rtl w:val="0"/>
        </w:rPr>
        <w:br w:type="textWrapping"/>
      </w:r>
    </w:p>
    <w:p w:rsidR="00000000" w:rsidDel="00000000" w:rsidP="00000000" w:rsidRDefault="00000000" w:rsidRPr="00000000" w14:paraId="00000033">
      <w:pPr>
        <w:pageBreakBefore w:val="0"/>
        <w:numPr>
          <w:ilvl w:val="0"/>
          <w:numId w:val="13"/>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Elektronické tonometry</w:t>
      </w:r>
    </w:p>
    <w:p w:rsidR="00000000" w:rsidDel="00000000" w:rsidP="00000000" w:rsidRDefault="00000000" w:rsidRPr="00000000" w14:paraId="00000034">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piezorezistivní můstky, kapacitní senzory tlaku</w:t>
      </w:r>
    </w:p>
    <w:p w:rsidR="00000000" w:rsidDel="00000000" w:rsidP="00000000" w:rsidRDefault="00000000" w:rsidRPr="00000000" w14:paraId="00000035">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automatické měření TK (bez fonendoskopu)</w:t>
      </w:r>
    </w:p>
    <w:p w:rsidR="00000000" w:rsidDel="00000000" w:rsidP="00000000" w:rsidRDefault="00000000" w:rsidRPr="00000000" w14:paraId="00000036">
      <w:pPr>
        <w:pageBreakBefore w:val="0"/>
        <w:numPr>
          <w:ilvl w:val="2"/>
          <w:numId w:val="13"/>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oscilometrická metoda: objemové pulsace v tepnách se přenášejí přes manžetu (uzavřený systém) do přístroje, kde se vyhodnocují</w:t>
      </w:r>
      <w:sdt>
        <w:sdtPr>
          <w:tag w:val="goog_rdk_3"/>
        </w:sdtPr>
        <w:sdtContent>
          <w:commentRangeStart w:id="0"/>
        </w:sdtContent>
      </w:sdt>
      <w:sdt>
        <w:sdtPr>
          <w:tag w:val="goog_rdk_4"/>
        </w:sdtPr>
        <w:sdtContent>
          <w:commentRangeStart w:id="1"/>
        </w:sdtContent>
      </w:sdt>
      <w:r w:rsidDel="00000000" w:rsidR="00000000" w:rsidRPr="00000000">
        <w:rPr>
          <w:rFonts w:ascii="Arial" w:cs="Arial" w:eastAsia="Arial" w:hAnsi="Arial"/>
          <w:color w:val="000000"/>
        </w:rPr>
        <w:drawing>
          <wp:inline distB="0" distT="0" distL="0" distR="0">
            <wp:extent cx="2038350" cy="1533525"/>
            <wp:effectExtent b="0" l="0" r="0" t="0"/>
            <wp:docPr id="12085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038350" cy="1533525"/>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7">
      <w:pPr>
        <w:pageBreakBefore w:val="0"/>
        <w:numPr>
          <w:ilvl w:val="2"/>
          <w:numId w:val="13"/>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amplituda pulsací závislá na rozdílu tlaku vně a uvnitř tepny</w:t>
        <w:br w:type="textWrapping"/>
      </w:r>
    </w:p>
    <w:p w:rsidR="00000000" w:rsidDel="00000000" w:rsidP="00000000" w:rsidRDefault="00000000" w:rsidRPr="00000000" w14:paraId="00000038">
      <w:pPr>
        <w:pageBreakBefore w:val="0"/>
        <w:numPr>
          <w:ilvl w:val="0"/>
          <w:numId w:val="13"/>
        </w:numPr>
        <w:spacing w:after="0" w:line="240" w:lineRule="auto"/>
        <w:ind w:left="720" w:hanging="360"/>
        <w:rPr>
          <w:rFonts w:ascii="Arial" w:cs="Arial" w:eastAsia="Arial" w:hAnsi="Arial"/>
          <w:color w:val="000000"/>
        </w:rPr>
      </w:pPr>
      <w:sdt>
        <w:sdtPr>
          <w:tag w:val="goog_rdk_5"/>
        </w:sdtPr>
        <w:sdtContent>
          <w:commentRangeStart w:id="2"/>
        </w:sdtContent>
      </w:sdt>
      <w:r w:rsidDel="00000000" w:rsidR="00000000" w:rsidRPr="00000000">
        <w:rPr>
          <w:rFonts w:ascii="Arial" w:cs="Arial" w:eastAsia="Arial" w:hAnsi="Arial"/>
          <w:color w:val="000000"/>
          <w:rtl w:val="0"/>
        </w:rPr>
        <w:t xml:space="preserve">Palpační metoda</w:t>
      </w:r>
      <w:commentRangeEnd w:id="2"/>
      <w:r w:rsidDel="00000000" w:rsidR="00000000" w:rsidRPr="00000000">
        <w:commentReference w:id="2"/>
      </w:r>
      <w:r w:rsidDel="00000000" w:rsidR="00000000" w:rsidRPr="00000000">
        <w:rPr>
          <w:rFonts w:ascii="Arial" w:cs="Arial" w:eastAsia="Arial" w:hAnsi="Arial"/>
          <w:color w:val="000000"/>
          <w:rtl w:val="0"/>
        </w:rPr>
        <w:t xml:space="preserve"> - lehké mechanické stlačení za účelem zachycení postupující vlny, vhodná pouze pro ST</w:t>
        <w:br w:type="textWrapping"/>
      </w:r>
    </w:p>
    <w:p w:rsidR="00000000" w:rsidDel="00000000" w:rsidP="00000000" w:rsidRDefault="00000000" w:rsidRPr="00000000" w14:paraId="00000039">
      <w:pPr>
        <w:pageBreakBefore w:val="0"/>
        <w:numPr>
          <w:ilvl w:val="0"/>
          <w:numId w:val="13"/>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Ultrazvuková metoda - detekce pohybu arteriální stěny pomocí piezo senzorů, snímání ultrazvukových vln vznikajících pohybem cévy, tlaky se určují tlakem v manžetě a frek. posuvem </w:t>
        <w:br w:type="textWrapping"/>
      </w:r>
    </w:p>
    <w:p w:rsidR="00000000" w:rsidDel="00000000" w:rsidP="00000000" w:rsidRDefault="00000000" w:rsidRPr="00000000" w14:paraId="0000003A">
      <w:pPr>
        <w:pageBreakBefore w:val="0"/>
        <w:numPr>
          <w:ilvl w:val="0"/>
          <w:numId w:val="13"/>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Metoda odtížené arterie - tepna je odtížená pokud se nemění její velikost nebo objem - vnější tlak je roven tepenému tlaku</w:t>
        <w:br w:type="textWrapping"/>
        <w:t xml:space="preserve">- manžeta se umístí na prst a MAP se změří fotoelektrickou pletysmografií (měření odraženého světla)</w:t>
        <w:br w:type="textWrapping"/>
      </w:r>
    </w:p>
    <w:p w:rsidR="00000000" w:rsidDel="00000000" w:rsidP="00000000" w:rsidRDefault="00000000" w:rsidRPr="00000000" w14:paraId="0000003B">
      <w:pPr>
        <w:pageBreakBefore w:val="0"/>
        <w:numPr>
          <w:ilvl w:val="0"/>
          <w:numId w:val="13"/>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Invazivní metody: katetr se snímačem přímo na hrotu</w:t>
      </w:r>
    </w:p>
    <w:p w:rsidR="00000000" w:rsidDel="00000000" w:rsidP="00000000" w:rsidRDefault="00000000" w:rsidRPr="00000000" w14:paraId="0000003C">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nejpřesnější měření</w:t>
      </w:r>
    </w:p>
    <w:p w:rsidR="00000000" w:rsidDel="00000000" w:rsidP="00000000" w:rsidRDefault="00000000" w:rsidRPr="00000000" w14:paraId="0000003D">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tenzometrický senzor</w:t>
      </w:r>
    </w:p>
    <w:p w:rsidR="00000000" w:rsidDel="00000000" w:rsidP="00000000" w:rsidRDefault="00000000" w:rsidRPr="00000000" w14:paraId="0000003E">
      <w:pPr>
        <w:pageBreakBefore w:val="0"/>
        <w:numPr>
          <w:ilvl w:val="1"/>
          <w:numId w:val="1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katetr je vyplněný kapalinou (fyziologický roztok) </w:t>
      </w:r>
    </w:p>
    <w:p w:rsidR="00000000" w:rsidDel="00000000" w:rsidP="00000000" w:rsidRDefault="00000000" w:rsidRPr="00000000" w14:paraId="0000003F">
      <w:pPr>
        <w:pageBreakBefore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přenos tlaku hydraulickým vedením</w:t>
      </w:r>
      <w:r w:rsidDel="00000000" w:rsidR="00000000" w:rsidRPr="00000000">
        <w:rPr>
          <w:rtl w:val="0"/>
        </w:rPr>
      </w:r>
    </w:p>
    <w:p w:rsidR="00000000" w:rsidDel="00000000" w:rsidP="00000000" w:rsidRDefault="00000000" w:rsidRPr="00000000" w14:paraId="00000040">
      <w:pPr>
        <w:pageBreakBefore w:val="0"/>
        <w:numPr>
          <w:ilvl w:val="0"/>
          <w:numId w:val="15"/>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Diagnostický katetr</w:t>
      </w:r>
    </w:p>
    <w:p w:rsidR="00000000" w:rsidDel="00000000" w:rsidP="00000000" w:rsidRDefault="00000000" w:rsidRPr="00000000" w14:paraId="00000041">
      <w:pPr>
        <w:pageBreakBefore w:val="0"/>
        <w:numPr>
          <w:ilvl w:val="0"/>
          <w:numId w:val="15"/>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Wheatsonův můstek – tenzometrický polomost</w:t>
      </w:r>
    </w:p>
    <w:p w:rsidR="00000000" w:rsidDel="00000000" w:rsidP="00000000" w:rsidRDefault="00000000" w:rsidRPr="00000000" w14:paraId="00000042">
      <w:pPr>
        <w:pageBreakBefore w:val="0"/>
        <w:numPr>
          <w:ilvl w:val="1"/>
          <w:numId w:val="17"/>
        </w:numPr>
        <w:spacing w:after="0" w:line="240" w:lineRule="auto"/>
        <w:ind w:left="2160" w:hanging="360"/>
        <w:rPr>
          <w:rFonts w:ascii="Arial" w:cs="Arial" w:eastAsia="Arial" w:hAnsi="Arial"/>
          <w:color w:val="000000"/>
        </w:rPr>
      </w:pPr>
      <w:r w:rsidDel="00000000" w:rsidR="00000000" w:rsidRPr="00000000">
        <w:rPr>
          <w:rFonts w:ascii="Arial" w:cs="Arial" w:eastAsia="Arial" w:hAnsi="Arial"/>
          <w:color w:val="000000"/>
          <w:rtl w:val="0"/>
        </w:rPr>
        <w:t xml:space="preserve">R1 a R4 jsou polovodičové tenzometry</w:t>
      </w:r>
    </w:p>
    <w:p w:rsidR="00000000" w:rsidDel="00000000" w:rsidP="00000000" w:rsidRDefault="00000000" w:rsidRPr="00000000" w14:paraId="00000043">
      <w:pPr>
        <w:pageBreakBefore w:val="0"/>
        <w:numPr>
          <w:ilvl w:val="2"/>
          <w:numId w:val="38"/>
        </w:numPr>
        <w:spacing w:after="0" w:line="240" w:lineRule="auto"/>
        <w:ind w:left="2880" w:hanging="360"/>
        <w:rPr>
          <w:rFonts w:ascii="Arial" w:cs="Arial" w:eastAsia="Arial" w:hAnsi="Arial"/>
          <w:color w:val="000000"/>
        </w:rPr>
      </w:pPr>
      <w:r w:rsidDel="00000000" w:rsidR="00000000" w:rsidRPr="00000000">
        <w:rPr>
          <w:rFonts w:ascii="Arial" w:cs="Arial" w:eastAsia="Arial" w:hAnsi="Arial"/>
          <w:color w:val="000000"/>
          <w:rtl w:val="0"/>
        </w:rPr>
        <w:t xml:space="preserve">vykompenzování teplotní složky</w:t>
      </w:r>
    </w:p>
    <w:p w:rsidR="00000000" w:rsidDel="00000000" w:rsidP="00000000" w:rsidRDefault="00000000" w:rsidRPr="00000000" w14:paraId="00000044">
      <w:pPr>
        <w:pageBreakBefore w:val="0"/>
        <w:spacing w:after="0" w:line="240" w:lineRule="auto"/>
        <w:ind w:left="1440" w:firstLine="0"/>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rPr>
        <w:drawing>
          <wp:inline distB="0" distT="0" distL="0" distR="0">
            <wp:extent cx="2047875" cy="2047875"/>
            <wp:effectExtent b="0" l="0" r="0" t="0"/>
            <wp:docPr id="12085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047875" cy="2047875"/>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045">
      <w:pPr>
        <w:pageBreakBefore w:val="0"/>
        <w:numPr>
          <w:ilvl w:val="0"/>
          <w:numId w:val="40"/>
        </w:numPr>
        <w:spacing w:after="0" w:line="240" w:lineRule="auto"/>
        <w:ind w:left="72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Model se soustřednými parametry</w:t>
      </w:r>
    </w:p>
    <w:p w:rsidR="00000000" w:rsidDel="00000000" w:rsidP="00000000" w:rsidRDefault="00000000" w:rsidRPr="00000000" w14:paraId="00000046">
      <w:pPr>
        <w:pageBreakBefore w:val="0"/>
        <w:numPr>
          <w:ilvl w:val="1"/>
          <w:numId w:val="40"/>
        </w:numPr>
        <w:spacing w:after="0" w:line="240" w:lineRule="auto"/>
        <w:ind w:left="144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Celou délku katetru rozdělíme na malé části, každá má R, C a L</w:t>
      </w:r>
    </w:p>
    <w:p w:rsidR="00000000" w:rsidDel="00000000" w:rsidP="00000000" w:rsidRDefault="00000000" w:rsidRPr="00000000" w14:paraId="00000047">
      <w:pPr>
        <w:pageBreakBefore w:val="0"/>
        <w:numPr>
          <w:ilvl w:val="2"/>
          <w:numId w:val="40"/>
        </w:numPr>
        <w:spacing w:after="0" w:line="240" w:lineRule="auto"/>
        <w:ind w:left="216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R určuje odpor (vychází z Hagen-P. rovnice)</w:t>
      </w:r>
    </w:p>
    <w:p w:rsidR="00000000" w:rsidDel="00000000" w:rsidP="00000000" w:rsidRDefault="00000000" w:rsidRPr="00000000" w14:paraId="00000048">
      <w:pPr>
        <w:pageBreakBefore w:val="0"/>
        <w:numPr>
          <w:ilvl w:val="2"/>
          <w:numId w:val="40"/>
        </w:numPr>
        <w:spacing w:after="0" w:line="240" w:lineRule="auto"/>
        <w:ind w:left="216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L určuje setrvačnost</w:t>
      </w:r>
    </w:p>
    <w:p w:rsidR="00000000" w:rsidDel="00000000" w:rsidP="00000000" w:rsidRDefault="00000000" w:rsidRPr="00000000" w14:paraId="00000049">
      <w:pPr>
        <w:pageBreakBefore w:val="0"/>
        <w:numPr>
          <w:ilvl w:val="2"/>
          <w:numId w:val="40"/>
        </w:numPr>
        <w:spacing w:after="0" w:line="240" w:lineRule="auto"/>
        <w:ind w:left="2160" w:hanging="360"/>
        <w:rPr>
          <w:rFonts w:ascii="Arial" w:cs="Arial" w:eastAsia="Arial" w:hAnsi="Arial"/>
          <w:i w:val="1"/>
          <w:color w:val="000000"/>
        </w:rPr>
      </w:pPr>
      <w:r w:rsidDel="00000000" w:rsidR="00000000" w:rsidRPr="00000000">
        <w:rPr>
          <w:rFonts w:ascii="Arial" w:cs="Arial" w:eastAsia="Arial" w:hAnsi="Arial"/>
          <w:i w:val="1"/>
          <w:color w:val="000000"/>
          <w:rtl w:val="0"/>
        </w:rPr>
        <w:t xml:space="preserve">C určuje poddajnost</w:t>
        <w:br w:type="textWrapping"/>
      </w:r>
    </w:p>
    <w:p w:rsidR="00000000" w:rsidDel="00000000" w:rsidP="00000000" w:rsidRDefault="00000000" w:rsidRPr="00000000" w14:paraId="0000004A">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Měření průtoku</w:t>
      </w:r>
      <w:r w:rsidDel="00000000" w:rsidR="00000000" w:rsidRPr="00000000">
        <w:rPr>
          <w:rtl w:val="0"/>
        </w:rPr>
      </w:r>
    </w:p>
    <w:p w:rsidR="00000000" w:rsidDel="00000000" w:rsidP="00000000" w:rsidRDefault="00000000" w:rsidRPr="00000000" w14:paraId="0000004B">
      <w:pPr>
        <w:pageBreakBefore w:val="0"/>
        <w:numPr>
          <w:ilvl w:val="0"/>
          <w:numId w:val="4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nahrazuje složité měření koncentrace kyslíku v buňkách (nedostatek -&gt; ischemie)</w:t>
      </w:r>
    </w:p>
    <w:p w:rsidR="00000000" w:rsidDel="00000000" w:rsidP="00000000" w:rsidRDefault="00000000" w:rsidRPr="00000000" w14:paraId="0000004C">
      <w:pPr>
        <w:pageBreakBefore w:val="0"/>
        <w:numPr>
          <w:ilvl w:val="0"/>
          <w:numId w:val="4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snížení Q způsobuje ateroskleróza, šok</w:t>
      </w:r>
    </w:p>
    <w:p w:rsidR="00000000" w:rsidDel="00000000" w:rsidP="00000000" w:rsidRDefault="00000000" w:rsidRPr="00000000" w14:paraId="0000004D">
      <w:pPr>
        <w:pageBreakBefore w:val="0"/>
        <w:numPr>
          <w:ilvl w:val="0"/>
          <w:numId w:val="4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indukční průtokoměry:</w:t>
      </w:r>
    </w:p>
    <w:p w:rsidR="00000000" w:rsidDel="00000000" w:rsidP="00000000" w:rsidRDefault="00000000" w:rsidRPr="00000000" w14:paraId="0000004E">
      <w:pPr>
        <w:pageBreakBefore w:val="0"/>
        <w:numPr>
          <w:ilvl w:val="1"/>
          <w:numId w:val="44"/>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F</w:t>
      </w:r>
      <w:r w:rsidDel="00000000" w:rsidR="00000000" w:rsidRPr="00000000">
        <w:rPr>
          <w:rFonts w:ascii="Arial" w:cs="Arial" w:eastAsia="Arial" w:hAnsi="Arial"/>
          <w:color w:val="000000"/>
          <w:sz w:val="13"/>
          <w:szCs w:val="13"/>
          <w:vertAlign w:val="subscript"/>
          <w:rtl w:val="0"/>
        </w:rPr>
        <w:t xml:space="preserve">m</w:t>
      </w:r>
      <w:r w:rsidDel="00000000" w:rsidR="00000000" w:rsidRPr="00000000">
        <w:rPr>
          <w:rFonts w:ascii="Arial" w:cs="Arial" w:eastAsia="Arial" w:hAnsi="Arial"/>
          <w:color w:val="000000"/>
          <w:rtl w:val="0"/>
        </w:rPr>
        <w:t xml:space="preserve"> = q(v x B)</w:t>
      </w:r>
    </w:p>
    <w:p w:rsidR="00000000" w:rsidDel="00000000" w:rsidP="00000000" w:rsidRDefault="00000000" w:rsidRPr="00000000" w14:paraId="0000004F">
      <w:pPr>
        <w:pageBreakBefore w:val="0"/>
        <w:numPr>
          <w:ilvl w:val="1"/>
          <w:numId w:val="44"/>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DC - napěťová úroveň užitečného signálu mnohem nižší než EKG</w:t>
      </w:r>
    </w:p>
    <w:p w:rsidR="00000000" w:rsidDel="00000000" w:rsidP="00000000" w:rsidRDefault="00000000" w:rsidRPr="00000000" w14:paraId="00000050">
      <w:pPr>
        <w:pageBreakBefore w:val="0"/>
        <w:numPr>
          <w:ilvl w:val="1"/>
          <w:numId w:val="44"/>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AC - 400 Hz</w:t>
      </w:r>
    </w:p>
    <w:p w:rsidR="00000000" w:rsidDel="00000000" w:rsidP="00000000" w:rsidRDefault="00000000" w:rsidRPr="00000000" w14:paraId="00000051">
      <w:pPr>
        <w:pageBreakBefore w:val="0"/>
        <w:numPr>
          <w:ilvl w:val="1"/>
          <w:numId w:val="44"/>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Dopplerův průtokoměr</w:t>
      </w:r>
    </w:p>
    <w:p w:rsidR="00000000" w:rsidDel="00000000" w:rsidP="00000000" w:rsidRDefault="00000000" w:rsidRPr="00000000" w14:paraId="00000052">
      <w:pPr>
        <w:pageBreakBefore w:val="0"/>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53">
      <w:pPr>
        <w:pageBreakBefore w:val="0"/>
        <w:rPr>
          <w:rFonts w:ascii="Arial" w:cs="Arial" w:eastAsia="Arial" w:hAnsi="Arial"/>
          <w:b w:val="1"/>
        </w:rPr>
      </w:pPr>
      <w:r w:rsidDel="00000000" w:rsidR="00000000" w:rsidRPr="00000000">
        <w:rPr>
          <w:rFonts w:ascii="Arial" w:cs="Arial" w:eastAsia="Arial" w:hAnsi="Arial"/>
          <w:b w:val="1"/>
          <w:rtl w:val="0"/>
        </w:rPr>
        <w:t xml:space="preserve">Mimotělní oběh (</w:t>
      </w:r>
      <w:r w:rsidDel="00000000" w:rsidR="00000000" w:rsidRPr="00000000">
        <w:rPr>
          <w:rFonts w:ascii="Arial" w:cs="Arial" w:eastAsia="Arial" w:hAnsi="Arial"/>
          <w:b w:val="1"/>
          <w:rtl w:val="0"/>
        </w:rPr>
        <w:t xml:space="preserve">CPB</w:t>
      </w:r>
      <w:r w:rsidDel="00000000" w:rsidR="00000000" w:rsidRPr="00000000">
        <w:rPr>
          <w:rFonts w:ascii="Arial" w:cs="Arial" w:eastAsia="Arial" w:hAnsi="Arial"/>
          <w:b w:val="1"/>
          <w:rtl w:val="0"/>
        </w:rPr>
        <w:t xml:space="preserve"> = Cardiopulmonary bypass)</w:t>
      </w:r>
    </w:p>
    <w:p w:rsidR="00000000" w:rsidDel="00000000" w:rsidP="00000000" w:rsidRDefault="00000000" w:rsidRPr="00000000" w14:paraId="00000054">
      <w:pPr>
        <w:pageBreakBefore w:val="0"/>
        <w:rPr>
          <w:rFonts w:ascii="Arial" w:cs="Arial" w:eastAsia="Arial" w:hAnsi="Arial"/>
          <w:sz w:val="24"/>
          <w:szCs w:val="24"/>
        </w:rPr>
      </w:pPr>
      <w:r w:rsidDel="00000000" w:rsidR="00000000" w:rsidRPr="00000000">
        <w:rPr>
          <w:rFonts w:ascii="Arial" w:cs="Arial" w:eastAsia="Arial" w:hAnsi="Arial"/>
          <w:rtl w:val="0"/>
        </w:rPr>
        <w:t xml:space="preserve">Hezká stránka tady: </w:t>
      </w:r>
      <w:hyperlink r:id="rId17">
        <w:r w:rsidDel="00000000" w:rsidR="00000000" w:rsidRPr="00000000">
          <w:rPr>
            <w:rFonts w:ascii="Arial" w:cs="Arial" w:eastAsia="Arial" w:hAnsi="Arial"/>
            <w:color w:val="1155cc"/>
            <w:u w:val="single"/>
            <w:rtl w:val="0"/>
          </w:rPr>
          <w:t xml:space="preserve">https://ikch.lfhk.cuni.cz/cs/mimotelni-obeh</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55">
      <w:pPr>
        <w:pageBreakBefore w:val="0"/>
        <w:rPr>
          <w:rFonts w:ascii="Arial" w:cs="Arial" w:eastAsia="Arial" w:hAnsi="Arial"/>
        </w:rPr>
      </w:pPr>
      <w:r w:rsidDel="00000000" w:rsidR="00000000" w:rsidRPr="00000000">
        <w:rPr>
          <w:rFonts w:ascii="Arial" w:cs="Arial" w:eastAsia="Arial" w:hAnsi="Arial"/>
          <w:rtl w:val="0"/>
        </w:rPr>
        <w:t xml:space="preserve">komplexní metoda, která přímým spojením krevního oběhu nemocného s externím technickým zařízením umožňuje po určitou dobu zcela nahradit činnost srdce a plic</w:t>
        <w:br w:type="textWrapping"/>
        <w:t xml:space="preserve">nahrazení funkcí:</w:t>
      </w:r>
    </w:p>
    <w:p w:rsidR="00000000" w:rsidDel="00000000" w:rsidP="00000000" w:rsidRDefault="00000000" w:rsidRPr="00000000" w14:paraId="00000056">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ffffff" w:val="clear"/>
        <w:spacing w:after="0" w:before="280" w:line="240" w:lineRule="auto"/>
        <w:ind w:left="709"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Krevní oběh</w:t>
      </w:r>
    </w:p>
    <w:p w:rsidR="00000000" w:rsidDel="00000000" w:rsidP="00000000" w:rsidRDefault="00000000" w:rsidRPr="00000000" w14:paraId="00000057">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09"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výměna krevních plynů</w:t>
      </w:r>
    </w:p>
    <w:p w:rsidR="00000000" w:rsidDel="00000000" w:rsidP="00000000" w:rsidRDefault="00000000" w:rsidRPr="00000000" w14:paraId="00000058">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ffffff" w:val="clear"/>
        <w:spacing w:after="0" w:before="0" w:line="240" w:lineRule="auto"/>
        <w:ind w:left="709" w:right="0" w:hanging="360"/>
        <w:jc w:val="left"/>
        <w:rPr>
          <w:rFonts w:ascii="Arial" w:cs="Arial" w:eastAsia="Arial" w:hAnsi="Arial"/>
          <w:b w:val="0"/>
          <w:i w:val="0"/>
          <w:smallCaps w:val="0"/>
          <w:strike w:val="0"/>
          <w:color w:val="000000"/>
          <w:sz w:val="21"/>
          <w:szCs w:val="21"/>
          <w:u w:val="none"/>
          <w:shd w:fill="auto" w:val="clear"/>
          <w:vertAlign w:val="baseline"/>
        </w:rPr>
      </w:pPr>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udržování </w:t>
      </w:r>
      <w:hyperlink r:id="rId18">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acidobazické rovnováhy</w:t>
        </w:r>
      </w:hyperlink>
      <w:r w:rsidDel="00000000" w:rsidR="00000000" w:rsidRPr="00000000">
        <w:rPr>
          <w:rFonts w:ascii="Arial" w:cs="Arial" w:eastAsia="Arial" w:hAnsi="Arial"/>
          <w:b w:val="0"/>
          <w:i w:val="0"/>
          <w:smallCaps w:val="0"/>
          <w:strike w:val="0"/>
          <w:color w:val="000000"/>
          <w:sz w:val="21"/>
          <w:szCs w:val="21"/>
          <w:u w:val="none"/>
          <w:shd w:fill="auto" w:val="clear"/>
          <w:vertAlign w:val="baseline"/>
          <w:rtl w:val="0"/>
        </w:rPr>
        <w:t xml:space="preserve"> vnitřního prostředí</w:t>
      </w:r>
    </w:p>
    <w:p w:rsidR="00000000" w:rsidDel="00000000" w:rsidP="00000000" w:rsidRDefault="00000000" w:rsidRPr="00000000" w14:paraId="0000005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ffffff" w:val="clear"/>
        <w:spacing w:after="24" w:before="0" w:line="240" w:lineRule="auto"/>
        <w:ind w:left="709"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regulace teploty</w:t>
      </w:r>
    </w:p>
    <w:p w:rsidR="00000000" w:rsidDel="00000000" w:rsidP="00000000" w:rsidRDefault="00000000" w:rsidRPr="00000000" w14:paraId="0000005A">
      <w:pPr>
        <w:pageBreakBefore w:val="0"/>
        <w:shd w:fill="ffffff" w:val="clear"/>
        <w:spacing w:after="0" w:before="280" w:lin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Princip: </w:t>
      </w:r>
    </w:p>
    <w:p w:rsidR="00000000" w:rsidDel="00000000" w:rsidP="00000000" w:rsidRDefault="00000000" w:rsidRPr="00000000" w14:paraId="0000005B">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09"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highlight w:val="white"/>
          <w:u w:val="none"/>
          <w:vertAlign w:val="baseline"/>
          <w:rtl w:val="0"/>
        </w:rPr>
        <w:t xml:space="preserve">uvádí krev do pohybu a zároveň ji okysličuje, zatímco srdce a plíce jsou přemostěny</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09"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Umělé srdce a plíce jsou použity k udržení krevního oběhu u ostatních tělesných orgánů a tkání, zatímco chirurg pracuje v krveprostém poli.</w:t>
      </w:r>
    </w:p>
    <w:p w:rsidR="00000000" w:rsidDel="00000000" w:rsidP="00000000" w:rsidRDefault="00000000" w:rsidRPr="00000000" w14:paraId="0000005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09"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Žilní krev operovaného je odváděna jednou žilní kanylou z pravé srdeční síně nebo dvěma kanylami zavedenými do horní a dolní duté žíly. Kanyla je připojena k vedení naplněnému isotonickým roztokem.</w:t>
      </w:r>
    </w:p>
    <w:p w:rsidR="00000000" w:rsidDel="00000000" w:rsidP="00000000" w:rsidRDefault="00000000" w:rsidRPr="00000000" w14:paraId="0000005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24" w:before="0" w:line="240" w:lineRule="auto"/>
        <w:ind w:left="709"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Žilní krev, odváděná z těla, je filtrována, ochlazována/ohřívána, okysličována a znovu navracena zpět. Kanyla sloužící k návratu se obvykle umisťuje do vzestupné části aorty nebo do stehenní tepny.</w:t>
      </w:r>
      <w:r w:rsidDel="00000000" w:rsidR="00000000" w:rsidRPr="00000000">
        <w:rPr>
          <w:rtl w:val="0"/>
        </w:rPr>
      </w:r>
    </w:p>
    <w:p w:rsidR="00000000" w:rsidDel="00000000" w:rsidP="00000000" w:rsidRDefault="00000000" w:rsidRPr="00000000" w14:paraId="0000005F">
      <w:pPr>
        <w:pageBreakBefore w:val="0"/>
        <w:shd w:fill="ffffff" w:val="clear"/>
        <w:spacing w:after="24" w:before="280" w:lin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Ochrana myokardu:</w:t>
      </w:r>
    </w:p>
    <w:p w:rsidR="00000000" w:rsidDel="00000000" w:rsidP="00000000" w:rsidRDefault="00000000" w:rsidRPr="00000000" w14:paraId="00000060">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přerušena cirkulace v koronárním řečišti</w:t>
      </w:r>
    </w:p>
    <w:p w:rsidR="00000000" w:rsidDel="00000000" w:rsidP="00000000" w:rsidRDefault="00000000" w:rsidRPr="00000000" w14:paraId="00000061">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ffffff" w:val="clear"/>
        <w:spacing w:after="24"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kardioplegický roztok, 4°C</w:t>
      </w:r>
    </w:p>
    <w:p w:rsidR="00000000" w:rsidDel="00000000" w:rsidP="00000000" w:rsidRDefault="00000000" w:rsidRPr="00000000" w14:paraId="00000062">
      <w:pPr>
        <w:pageBreakBefore w:val="0"/>
        <w:shd w:fill="ffffff" w:val="clear"/>
        <w:spacing w:after="24" w:before="280" w:lin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Krevní čerpadla:</w:t>
      </w:r>
    </w:p>
    <w:p w:rsidR="00000000" w:rsidDel="00000000" w:rsidP="00000000" w:rsidRDefault="00000000" w:rsidRPr="00000000" w14:paraId="00000063">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rotační válečková pumpa</w:t>
      </w:r>
    </w:p>
    <w:p w:rsidR="00000000" w:rsidDel="00000000" w:rsidP="00000000" w:rsidRDefault="00000000" w:rsidRPr="00000000" w14:paraId="00000064">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dva protilehlé válečky (rolery) rotují v pevné kleci resp. válcové dutině a proti stěnám této klece resp. válcové dutiny přesně definovanou silou komprimují vloženou hadici, nejčastěji vyrobenou ze silikonových materiálů, kterou protéká krev.</w:t>
      </w:r>
    </w:p>
    <w:p w:rsidR="00000000" w:rsidDel="00000000" w:rsidP="00000000" w:rsidRDefault="00000000" w:rsidRPr="00000000" w14:paraId="00000065">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lineární</w:t>
      </w:r>
    </w:p>
    <w:p w:rsidR="00000000" w:rsidDel="00000000" w:rsidP="00000000" w:rsidRDefault="00000000" w:rsidRPr="00000000" w14:paraId="00000066">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ffffff" w:val="clear"/>
        <w:spacing w:after="24"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není potřeba </w:t>
      </w:r>
      <w:r w:rsidDel="00000000" w:rsidR="00000000" w:rsidRPr="00000000">
        <w:rPr>
          <w:rFonts w:ascii="Arial" w:cs="Arial" w:eastAsia="Arial" w:hAnsi="Arial"/>
          <w:color w:val="202122"/>
          <w:sz w:val="21"/>
          <w:szCs w:val="21"/>
          <w:rtl w:val="0"/>
        </w:rPr>
        <w:t xml:space="preserve">sterilizace</w:t>
      </w: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 před každou operací</w:t>
      </w:r>
    </w:p>
    <w:p w:rsidR="00000000" w:rsidDel="00000000" w:rsidP="00000000" w:rsidRDefault="00000000" w:rsidRPr="00000000" w14:paraId="00000067">
      <w:pPr>
        <w:pageBreakBefore w:val="0"/>
        <w:shd w:fill="ffffff" w:val="clear"/>
        <w:spacing w:after="24" w:before="280" w:lin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Výměník tepla:</w:t>
      </w:r>
    </w:p>
    <w:p w:rsidR="00000000" w:rsidDel="00000000" w:rsidP="00000000" w:rsidRDefault="00000000" w:rsidRPr="00000000" w14:paraId="0000006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udržování požadované teploty pacienta</w:t>
      </w:r>
    </w:p>
    <w:p w:rsidR="00000000" w:rsidDel="00000000" w:rsidP="00000000" w:rsidRDefault="00000000" w:rsidRPr="00000000" w14:paraId="00000069">
      <w:pPr>
        <w:keepNext w:val="0"/>
        <w:keepLines w:val="0"/>
        <w:pageBreakBefore w:val="0"/>
        <w:widowControl w:val="1"/>
        <w:numPr>
          <w:ilvl w:val="1"/>
          <w:numId w:val="36"/>
        </w:numPr>
        <w:pBdr>
          <w:top w:space="0" w:sz="0" w:val="nil"/>
          <w:left w:space="0" w:sz="0" w:val="nil"/>
          <w:bottom w:space="0" w:sz="0" w:val="nil"/>
          <w:right w:space="0" w:sz="0" w:val="nil"/>
          <w:between w:space="0" w:sz="0" w:val="nil"/>
        </w:pBdr>
        <w:shd w:fill="ffffff" w:val="clear"/>
        <w:spacing w:after="0" w:before="0" w:line="240" w:lineRule="auto"/>
        <w:ind w:left="144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termoregulace v průběhu operace na MO</w:t>
      </w:r>
    </w:p>
    <w:p w:rsidR="00000000" w:rsidDel="00000000" w:rsidP="00000000" w:rsidRDefault="00000000" w:rsidRPr="00000000" w14:paraId="0000006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teplo je přenášené vodou</w:t>
      </w:r>
    </w:p>
    <w:p w:rsidR="00000000" w:rsidDel="00000000" w:rsidP="00000000" w:rsidRDefault="00000000" w:rsidRPr="00000000" w14:paraId="0000006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součást oxygenátoru</w:t>
      </w:r>
    </w:p>
    <w:p w:rsidR="00000000" w:rsidDel="00000000" w:rsidP="00000000" w:rsidRDefault="00000000" w:rsidRPr="00000000" w14:paraId="0000006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ffffff" w:val="clear"/>
        <w:spacing w:after="24"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Pokles tělesné teploty o 10°C  = Snížení metabolismu o 50%</w:t>
      </w:r>
    </w:p>
    <w:p w:rsidR="00000000" w:rsidDel="00000000" w:rsidP="00000000" w:rsidRDefault="00000000" w:rsidRPr="00000000" w14:paraId="0000006D">
      <w:pPr>
        <w:pageBreakBefore w:val="0"/>
        <w:shd w:fill="ffffff" w:val="clear"/>
        <w:spacing w:after="24" w:before="280" w:lin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tl w:val="0"/>
        </w:rPr>
        <w:t xml:space="preserve">Schéma mimotělního oběhu:</w:t>
      </w:r>
    </w:p>
    <w:p w:rsidR="00000000" w:rsidDel="00000000" w:rsidP="00000000" w:rsidRDefault="00000000" w:rsidRPr="00000000" w14:paraId="0000006E">
      <w:pPr>
        <w:pageBreakBefore w:val="0"/>
        <w:shd w:fill="ffffff" w:val="clear"/>
        <w:spacing w:after="24" w:before="280" w:line="240" w:lineRule="auto"/>
        <w:rPr>
          <w:rFonts w:ascii="Arial" w:cs="Arial" w:eastAsia="Arial" w:hAnsi="Arial"/>
          <w:color w:val="202122"/>
          <w:sz w:val="21"/>
          <w:szCs w:val="21"/>
        </w:rPr>
      </w:pPr>
      <w:r w:rsidDel="00000000" w:rsidR="00000000" w:rsidRPr="00000000">
        <w:rPr>
          <w:rFonts w:ascii="Arial" w:cs="Arial" w:eastAsia="Arial" w:hAnsi="Arial"/>
          <w:color w:val="202122"/>
          <w:sz w:val="21"/>
          <w:szCs w:val="21"/>
        </w:rPr>
        <w:drawing>
          <wp:inline distB="0" distT="0" distL="0" distR="0">
            <wp:extent cx="5760720" cy="3599180"/>
            <wp:effectExtent b="0" l="0" r="0" t="0"/>
            <wp:docPr id="120855"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760720" cy="359918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280" w:line="240" w:lineRule="auto"/>
        <w:ind w:left="720" w:right="0" w:firstLine="0"/>
        <w:jc w:val="left"/>
        <w:rPr>
          <w:rFonts w:ascii="Arial" w:cs="Arial" w:eastAsia="Arial" w:hAnsi="Arial"/>
          <w:color w:val="202122"/>
          <w:sz w:val="21"/>
          <w:szCs w:val="21"/>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br w:type="textWrapping"/>
        <w:br w:type="textWrapping"/>
      </w:r>
      <w:r w:rsidDel="00000000" w:rsidR="00000000" w:rsidRPr="00000000">
        <w:rPr>
          <w:rtl w:val="0"/>
        </w:rPr>
      </w:r>
    </w:p>
    <w:p w:rsidR="00000000" w:rsidDel="00000000" w:rsidP="00000000" w:rsidRDefault="00000000" w:rsidRPr="00000000" w14:paraId="00000070">
      <w:pPr>
        <w:pageBreakBefore w:val="0"/>
        <w:shd w:fill="ffffff" w:val="clear"/>
        <w:spacing w:after="24" w:before="280" w:line="240" w:lineRule="auto"/>
        <w:rPr>
          <w:rFonts w:ascii="Arial" w:cs="Arial" w:eastAsia="Arial" w:hAnsi="Arial"/>
          <w:b w:val="1"/>
          <w:color w:val="202122"/>
          <w:sz w:val="21"/>
          <w:szCs w:val="21"/>
        </w:rPr>
      </w:pPr>
      <w:r w:rsidDel="00000000" w:rsidR="00000000" w:rsidRPr="00000000">
        <w:br w:type="page"/>
      </w:r>
      <w:r w:rsidDel="00000000" w:rsidR="00000000" w:rsidRPr="00000000">
        <w:rPr>
          <w:rtl w:val="0"/>
        </w:rPr>
      </w:r>
    </w:p>
    <w:p w:rsidR="00000000" w:rsidDel="00000000" w:rsidP="00000000" w:rsidRDefault="00000000" w:rsidRPr="00000000" w14:paraId="00000071">
      <w:pPr>
        <w:pageBreakBefore w:val="0"/>
        <w:shd w:fill="ffffff" w:val="clear"/>
        <w:spacing w:after="24" w:before="280" w:line="240" w:lineRule="auto"/>
        <w:rPr>
          <w:rFonts w:ascii="Arial" w:cs="Arial" w:eastAsia="Arial" w:hAnsi="Arial"/>
          <w:b w:val="1"/>
          <w:color w:val="202122"/>
          <w:sz w:val="21"/>
          <w:szCs w:val="21"/>
        </w:rPr>
      </w:pPr>
      <w:r w:rsidDel="00000000" w:rsidR="00000000" w:rsidRPr="00000000">
        <w:rPr>
          <w:rFonts w:ascii="Arial" w:cs="Arial" w:eastAsia="Arial" w:hAnsi="Arial"/>
          <w:b w:val="1"/>
          <w:color w:val="202122"/>
          <w:sz w:val="21"/>
          <w:szCs w:val="21"/>
          <w:rtl w:val="0"/>
        </w:rPr>
        <w:t xml:space="preserve">Cévní náhrady</w:t>
      </w:r>
    </w:p>
    <w:p w:rsidR="00000000" w:rsidDel="00000000" w:rsidP="00000000" w:rsidRDefault="00000000" w:rsidRPr="00000000" w14:paraId="00000072">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280" w:line="240" w:lineRule="auto"/>
        <w:ind w:left="78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b w:val="0"/>
          <w:i w:val="0"/>
          <w:smallCaps w:val="0"/>
          <w:strike w:val="0"/>
          <w:color w:val="202122"/>
          <w:sz w:val="21"/>
          <w:szCs w:val="21"/>
          <w:u w:val="none"/>
          <w:shd w:fill="auto" w:val="clear"/>
          <w:vertAlign w:val="baseline"/>
          <w:rtl w:val="0"/>
        </w:rPr>
        <w:t xml:space="preserve">Biologi</w:t>
      </w:r>
      <w:r w:rsidDel="00000000" w:rsidR="00000000" w:rsidRPr="00000000">
        <w:rPr>
          <w:rFonts w:ascii="Arial" w:cs="Arial" w:eastAsia="Arial" w:hAnsi="Arial"/>
          <w:i w:val="0"/>
          <w:smallCaps w:val="0"/>
          <w:strike w:val="0"/>
          <w:color w:val="202122"/>
          <w:sz w:val="21"/>
          <w:szCs w:val="21"/>
          <w:u w:val="none"/>
          <w:shd w:fill="auto" w:val="clear"/>
          <w:vertAlign w:val="baseline"/>
          <w:rtl w:val="0"/>
        </w:rPr>
        <w:t xml:space="preserve">cké cévní náhrady</w:t>
      </w:r>
    </w:p>
    <w:p w:rsidR="00000000" w:rsidDel="00000000" w:rsidP="00000000" w:rsidRDefault="00000000" w:rsidRPr="00000000" w14:paraId="00000073">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ffffff" w:val="clear"/>
        <w:spacing w:after="0" w:before="0" w:line="240" w:lineRule="auto"/>
        <w:ind w:left="150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Arial" w:cs="Arial" w:eastAsia="Arial" w:hAnsi="Arial"/>
          <w:i w:val="0"/>
          <w:smallCaps w:val="0"/>
          <w:strike w:val="0"/>
          <w:color w:val="202122"/>
          <w:sz w:val="21"/>
          <w:szCs w:val="21"/>
          <w:u w:val="none"/>
          <w:shd w:fill="auto" w:val="clear"/>
          <w:vertAlign w:val="baseline"/>
          <w:rtl w:val="0"/>
        </w:rPr>
        <w:t xml:space="preserve">Transplantáty z jiné než z cévní tkáně</w:t>
        <w:br w:type="textWrapping"/>
        <w:t xml:space="preserve">Využití perikardu, svalové tkáně, peritonea, ureteru, bránice nebo tenkého střeva.</w:t>
        <w:br w:type="textWrapping"/>
      </w:r>
      <w:r w:rsidDel="00000000" w:rsidR="00000000" w:rsidRPr="00000000">
        <w:rPr>
          <w:rFonts w:ascii="Arial" w:cs="Arial" w:eastAsia="Arial" w:hAnsi="Arial"/>
          <w:i w:val="0"/>
          <w:smallCaps w:val="0"/>
          <w:strike w:val="0"/>
          <w:color w:val="212529"/>
          <w:sz w:val="22"/>
          <w:szCs w:val="22"/>
          <w:highlight w:val="white"/>
          <w:u w:val="none"/>
          <w:vertAlign w:val="baseline"/>
          <w:rtl w:val="0"/>
        </w:rPr>
        <w:t xml:space="preserve">Většina operací skončila rupturou nebo trombózou během několika týdnů. (u zvířat)</w:t>
        <w:br w:type="textWrapping"/>
      </w:r>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ffffff" w:val="clear"/>
        <w:spacing w:after="0" w:before="0" w:line="240" w:lineRule="auto"/>
        <w:ind w:left="1500" w:right="0" w:hanging="360"/>
        <w:jc w:val="left"/>
        <w:rPr>
          <w:rFonts w:ascii="Arial" w:cs="Arial" w:eastAsia="Arial" w:hAnsi="Arial"/>
          <w:i w:val="0"/>
          <w:smallCaps w:val="0"/>
          <w:strike w:val="0"/>
          <w:color w:val="202122"/>
          <w:sz w:val="21"/>
          <w:szCs w:val="21"/>
          <w:shd w:fill="auto" w:val="clear"/>
          <w:vertAlign w:val="baseline"/>
        </w:rPr>
      </w:pPr>
      <w:r w:rsidDel="00000000" w:rsidR="00000000" w:rsidRPr="00000000">
        <w:rPr>
          <w:rFonts w:ascii="Arial" w:cs="Arial" w:eastAsia="Arial" w:hAnsi="Arial"/>
          <w:i w:val="0"/>
          <w:smallCaps w:val="0"/>
          <w:strike w:val="0"/>
          <w:color w:val="202122"/>
          <w:sz w:val="21"/>
          <w:szCs w:val="21"/>
          <w:u w:val="none"/>
          <w:shd w:fill="auto" w:val="clear"/>
          <w:vertAlign w:val="baseline"/>
          <w:rtl w:val="0"/>
        </w:rPr>
        <w:t xml:space="preserve">Tepenné allotransplantáty</w:t>
        <w:br w:type="textWrapping"/>
        <w:t xml:space="preserve">Pro transplantaci se využívá nejčastěji tepenný kmen od aorta descendens po arteria femoralis.</w:t>
        <w:br w:type="textWrapping"/>
      </w:r>
    </w:p>
    <w:p w:rsidR="00000000" w:rsidDel="00000000" w:rsidP="00000000" w:rsidRDefault="00000000" w:rsidRPr="00000000" w14:paraId="0000007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ffffff" w:val="clear"/>
        <w:spacing w:after="0" w:before="0" w:line="240" w:lineRule="auto"/>
        <w:ind w:left="780" w:right="0" w:hanging="360"/>
        <w:jc w:val="left"/>
        <w:rPr>
          <w:rFonts w:ascii="Arial" w:cs="Arial" w:eastAsia="Arial" w:hAnsi="Arial"/>
          <w:i w:val="0"/>
          <w:smallCaps w:val="0"/>
          <w:strike w:val="0"/>
          <w:color w:val="202122"/>
          <w:sz w:val="21"/>
          <w:szCs w:val="21"/>
          <w:shd w:fill="auto" w:val="clear"/>
          <w:vertAlign w:val="baseline"/>
        </w:rPr>
      </w:pPr>
      <w:r w:rsidDel="00000000" w:rsidR="00000000" w:rsidRPr="00000000">
        <w:rPr>
          <w:rFonts w:ascii="Arial" w:cs="Arial" w:eastAsia="Arial" w:hAnsi="Arial"/>
          <w:i w:val="0"/>
          <w:smallCaps w:val="0"/>
          <w:strike w:val="0"/>
          <w:color w:val="202122"/>
          <w:sz w:val="21"/>
          <w:szCs w:val="21"/>
          <w:u w:val="none"/>
          <w:shd w:fill="auto" w:val="clear"/>
          <w:vertAlign w:val="baseline"/>
          <w:rtl w:val="0"/>
        </w:rPr>
        <w:t xml:space="preserve">Umělé cévní náhrady</w:t>
      </w:r>
    </w:p>
    <w:p w:rsidR="00000000" w:rsidDel="00000000" w:rsidP="00000000" w:rsidRDefault="00000000" w:rsidRPr="00000000" w14:paraId="00000076">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ffffff" w:val="clear"/>
        <w:spacing w:after="0" w:before="0" w:line="240" w:lineRule="auto"/>
        <w:ind w:left="1500" w:right="0" w:hanging="360"/>
        <w:jc w:val="left"/>
        <w:rPr>
          <w:rFonts w:ascii="Arial" w:cs="Arial" w:eastAsia="Arial" w:hAnsi="Arial"/>
          <w:i w:val="0"/>
          <w:smallCaps w:val="0"/>
          <w:strike w:val="0"/>
          <w:color w:val="202122"/>
          <w:sz w:val="21"/>
          <w:szCs w:val="21"/>
          <w:shd w:fill="auto" w:val="clear"/>
          <w:vertAlign w:val="baseline"/>
        </w:rPr>
      </w:pPr>
      <w:r w:rsidDel="00000000" w:rsidR="00000000" w:rsidRPr="00000000">
        <w:rPr>
          <w:rFonts w:ascii="Arial" w:cs="Arial" w:eastAsia="Arial" w:hAnsi="Arial"/>
          <w:i w:val="0"/>
          <w:smallCaps w:val="0"/>
          <w:strike w:val="0"/>
          <w:color w:val="202122"/>
          <w:sz w:val="21"/>
          <w:szCs w:val="21"/>
          <w:u w:val="none"/>
          <w:shd w:fill="auto" w:val="clear"/>
          <w:vertAlign w:val="baseline"/>
          <w:rtl w:val="0"/>
        </w:rPr>
        <w:t xml:space="preserve">běžně využívány jako bypass při operacích periferních stenóz či k přístupu do cévního řečiště pro účely hemodialýzy</w:t>
      </w:r>
    </w:p>
    <w:p w:rsidR="00000000" w:rsidDel="00000000" w:rsidP="00000000" w:rsidRDefault="00000000" w:rsidRPr="00000000" w14:paraId="00000077">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ffffff" w:val="clear"/>
        <w:spacing w:after="0" w:before="0" w:line="240" w:lineRule="auto"/>
        <w:ind w:left="1500" w:right="0" w:hanging="360"/>
        <w:jc w:val="left"/>
        <w:rPr>
          <w:rFonts w:ascii="Arial" w:cs="Arial" w:eastAsia="Arial" w:hAnsi="Arial"/>
          <w:i w:val="0"/>
          <w:smallCaps w:val="0"/>
          <w:strike w:val="0"/>
          <w:color w:val="202122"/>
          <w:sz w:val="21"/>
          <w:szCs w:val="21"/>
          <w:shd w:fill="auto" w:val="clear"/>
          <w:vertAlign w:val="baseline"/>
        </w:rPr>
      </w:pPr>
      <w:r w:rsidDel="00000000" w:rsidR="00000000" w:rsidRPr="00000000">
        <w:rPr>
          <w:rFonts w:ascii="Arial" w:cs="Arial" w:eastAsia="Arial" w:hAnsi="Arial"/>
          <w:i w:val="0"/>
          <w:smallCaps w:val="0"/>
          <w:strike w:val="0"/>
          <w:color w:val="202122"/>
          <w:sz w:val="21"/>
          <w:szCs w:val="21"/>
          <w:u w:val="none"/>
          <w:shd w:fill="auto" w:val="clear"/>
          <w:vertAlign w:val="baseline"/>
          <w:rtl w:val="0"/>
        </w:rPr>
        <w:t xml:space="preserve">délka je limitována u náhrad s průřezem menším než 10 mm, proto se nepoužívají pro revaskularizaci myokardu</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28"/>
        </w:numPr>
        <w:pBdr>
          <w:top w:space="0" w:sz="0" w:val="nil"/>
          <w:left w:space="0" w:sz="0" w:val="nil"/>
          <w:bottom w:space="0" w:sz="0" w:val="nil"/>
          <w:right w:space="0" w:sz="0" w:val="nil"/>
          <w:between w:space="0" w:sz="0" w:val="nil"/>
        </w:pBdr>
        <w:shd w:fill="ffffff" w:val="clear"/>
        <w:spacing w:after="0" w:before="0" w:line="240" w:lineRule="auto"/>
        <w:ind w:left="1500" w:right="0" w:hanging="360"/>
        <w:jc w:val="left"/>
        <w:rPr>
          <w:rFonts w:ascii="Arial" w:cs="Arial" w:eastAsia="Arial" w:hAnsi="Arial"/>
          <w:i w:val="0"/>
          <w:smallCaps w:val="0"/>
          <w:strike w:val="0"/>
          <w:sz w:val="21"/>
          <w:szCs w:val="21"/>
          <w:shd w:fill="auto" w:val="clear"/>
          <w:vertAlign w:val="baseline"/>
        </w:rPr>
      </w:pPr>
      <w:r w:rsidDel="00000000" w:rsidR="00000000" w:rsidRPr="00000000">
        <w:rPr>
          <w:rFonts w:ascii="Arial" w:cs="Arial" w:eastAsia="Arial" w:hAnsi="Arial"/>
          <w:i w:val="0"/>
          <w:smallCaps w:val="0"/>
          <w:strike w:val="0"/>
          <w:sz w:val="21"/>
          <w:szCs w:val="21"/>
          <w:highlight w:val="white"/>
          <w:u w:val="none"/>
          <w:vertAlign w:val="baseline"/>
          <w:rtl w:val="0"/>
        </w:rPr>
        <w:t xml:space="preserve">předpokladem jejich použitelnosti je biologická snášenlivost příjemce vůči jejich materiálu - bioinertní polymery – teflon a dacron </w:t>
        <w:br w:type="textWrapping"/>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4" w:before="0" w:line="240" w:lineRule="auto"/>
        <w:ind w:left="720" w:right="0" w:hanging="360"/>
        <w:jc w:val="left"/>
        <w:rPr>
          <w:rFonts w:ascii="Arial" w:cs="Arial" w:eastAsia="Arial" w:hAnsi="Arial"/>
          <w:i w:val="0"/>
          <w:smallCaps w:val="0"/>
          <w:strike w:val="0"/>
          <w:sz w:val="21"/>
          <w:szCs w:val="21"/>
          <w:shd w:fill="auto" w:val="clear"/>
          <w:vertAlign w:val="baseline"/>
        </w:rPr>
      </w:pPr>
      <w:r w:rsidDel="00000000" w:rsidR="00000000" w:rsidRPr="00000000">
        <w:rPr>
          <w:rFonts w:ascii="Arial" w:cs="Arial" w:eastAsia="Arial" w:hAnsi="Arial"/>
          <w:i w:val="0"/>
          <w:smallCaps w:val="0"/>
          <w:strike w:val="0"/>
          <w:sz w:val="21"/>
          <w:szCs w:val="21"/>
          <w:u w:val="none"/>
          <w:shd w:fill="auto" w:val="clear"/>
          <w:vertAlign w:val="baseline"/>
          <w:rtl w:val="0"/>
        </w:rPr>
        <w:t xml:space="preserve">Komplikace použití cévní náhrady</w:t>
      </w:r>
    </w:p>
    <w:p w:rsidR="00000000" w:rsidDel="00000000" w:rsidP="00000000" w:rsidRDefault="00000000" w:rsidRPr="00000000" w14:paraId="0000007A">
      <w:pPr>
        <w:pageBreakBefore w:val="0"/>
        <w:numPr>
          <w:ilvl w:val="1"/>
          <w:numId w:val="30"/>
        </w:numPr>
        <w:shd w:fill="ffffff" w:val="clear"/>
        <w:spacing w:after="24" w:before="0" w:line="240" w:lineRule="auto"/>
        <w:ind w:left="144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Ucpání náhrady – často způsobené </w:t>
      </w:r>
      <w:hyperlink r:id="rId20">
        <w:r w:rsidDel="00000000" w:rsidR="00000000" w:rsidRPr="00000000">
          <w:rPr>
            <w:rFonts w:ascii="Arial" w:cs="Arial" w:eastAsia="Arial" w:hAnsi="Arial"/>
            <w:sz w:val="21"/>
            <w:szCs w:val="21"/>
            <w:rtl w:val="0"/>
          </w:rPr>
          <w:t xml:space="preserve">hyperplasií</w:t>
        </w:r>
      </w:hyperlink>
      <w:r w:rsidDel="00000000" w:rsidR="00000000" w:rsidRPr="00000000">
        <w:rPr>
          <w:rFonts w:ascii="Arial" w:cs="Arial" w:eastAsia="Arial" w:hAnsi="Arial"/>
          <w:sz w:val="21"/>
          <w:szCs w:val="21"/>
          <w:rtl w:val="0"/>
        </w:rPr>
        <w:t xml:space="preserve"> </w:t>
      </w:r>
      <w:hyperlink r:id="rId21">
        <w:r w:rsidDel="00000000" w:rsidR="00000000" w:rsidRPr="00000000">
          <w:rPr>
            <w:rFonts w:ascii="Arial" w:cs="Arial" w:eastAsia="Arial" w:hAnsi="Arial"/>
            <w:sz w:val="21"/>
            <w:szCs w:val="21"/>
            <w:rtl w:val="0"/>
          </w:rPr>
          <w:t xml:space="preserve">neointimy</w:t>
        </w:r>
      </w:hyperlink>
      <w:r w:rsidDel="00000000" w:rsidR="00000000" w:rsidRPr="00000000">
        <w:rPr>
          <w:rFonts w:ascii="Arial" w:cs="Arial" w:eastAsia="Arial" w:hAnsi="Arial"/>
          <w:sz w:val="21"/>
          <w:szCs w:val="21"/>
          <w:rtl w:val="0"/>
        </w:rPr>
        <w:t xml:space="preserve">, jizevnaté cévní tkáně</w:t>
      </w:r>
    </w:p>
    <w:p w:rsidR="00000000" w:rsidDel="00000000" w:rsidP="00000000" w:rsidRDefault="00000000" w:rsidRPr="00000000" w14:paraId="0000007B">
      <w:pPr>
        <w:pageBreakBefore w:val="0"/>
        <w:numPr>
          <w:ilvl w:val="1"/>
          <w:numId w:val="30"/>
        </w:numPr>
        <w:shd w:fill="ffffff" w:val="clear"/>
        <w:spacing w:after="24" w:before="0" w:line="240" w:lineRule="auto"/>
        <w:ind w:left="1440" w:hanging="360"/>
        <w:rPr>
          <w:rFonts w:ascii="Arial" w:cs="Arial" w:eastAsia="Arial" w:hAnsi="Arial"/>
          <w:sz w:val="21"/>
          <w:szCs w:val="21"/>
        </w:rPr>
      </w:pPr>
      <w:hyperlink r:id="rId22">
        <w:r w:rsidDel="00000000" w:rsidR="00000000" w:rsidRPr="00000000">
          <w:rPr>
            <w:rFonts w:ascii="Arial" w:cs="Arial" w:eastAsia="Arial" w:hAnsi="Arial"/>
            <w:sz w:val="21"/>
            <w:szCs w:val="21"/>
            <w:rtl w:val="0"/>
          </w:rPr>
          <w:t xml:space="preserve">Infekce</w:t>
        </w:r>
      </w:hyperlink>
      <w:r w:rsidDel="00000000" w:rsidR="00000000" w:rsidRPr="00000000">
        <w:rPr>
          <w:rFonts w:ascii="Arial" w:cs="Arial" w:eastAsia="Arial" w:hAnsi="Arial"/>
          <w:sz w:val="21"/>
          <w:szCs w:val="21"/>
          <w:rtl w:val="0"/>
        </w:rPr>
        <w:t xml:space="preserve"> náhrady – vzácná (1–2 %) komplikace, ovšem většinou s velmi vážnými důsledky pro pacienta. Obvykle k ní dochází během samotné operace. Mnohdy vyžaduje reoperaci a vyjmutí náhrady.</w:t>
      </w:r>
    </w:p>
    <w:p w:rsidR="00000000" w:rsidDel="00000000" w:rsidP="00000000" w:rsidRDefault="00000000" w:rsidRPr="00000000" w14:paraId="0000007C">
      <w:pPr>
        <w:pageBreakBefore w:val="0"/>
        <w:numPr>
          <w:ilvl w:val="1"/>
          <w:numId w:val="30"/>
        </w:numPr>
        <w:shd w:fill="ffffff" w:val="clear"/>
        <w:spacing w:after="24" w:before="0" w:line="240" w:lineRule="auto"/>
        <w:ind w:left="1440" w:hanging="360"/>
        <w:rPr>
          <w:rFonts w:ascii="Arial" w:cs="Arial" w:eastAsia="Arial" w:hAnsi="Arial"/>
          <w:sz w:val="21"/>
          <w:szCs w:val="21"/>
        </w:rPr>
      </w:pPr>
      <w:hyperlink r:id="rId23">
        <w:r w:rsidDel="00000000" w:rsidR="00000000" w:rsidRPr="00000000">
          <w:rPr>
            <w:rFonts w:ascii="Arial" w:cs="Arial" w:eastAsia="Arial" w:hAnsi="Arial"/>
            <w:sz w:val="21"/>
            <w:szCs w:val="21"/>
            <w:rtl w:val="0"/>
          </w:rPr>
          <w:t xml:space="preserve">Aneurysma</w:t>
        </w:r>
      </w:hyperlink>
      <w:r w:rsidDel="00000000" w:rsidR="00000000" w:rsidRPr="00000000">
        <w:rPr>
          <w:rFonts w:ascii="Arial" w:cs="Arial" w:eastAsia="Arial" w:hAnsi="Arial"/>
          <w:sz w:val="21"/>
          <w:szCs w:val="21"/>
          <w:rtl w:val="0"/>
        </w:rPr>
        <w:t xml:space="preserve"> v místě </w:t>
      </w:r>
      <w:hyperlink r:id="rId24">
        <w:r w:rsidDel="00000000" w:rsidR="00000000" w:rsidRPr="00000000">
          <w:rPr>
            <w:rFonts w:ascii="Arial" w:cs="Arial" w:eastAsia="Arial" w:hAnsi="Arial"/>
            <w:sz w:val="21"/>
            <w:szCs w:val="21"/>
            <w:rtl w:val="0"/>
          </w:rPr>
          <w:t xml:space="preserve">anastomózy</w:t>
        </w:r>
      </w:hyperlink>
      <w:r w:rsidDel="00000000" w:rsidR="00000000" w:rsidRPr="00000000">
        <w:rPr>
          <w:rFonts w:ascii="Arial" w:cs="Arial" w:eastAsia="Arial" w:hAnsi="Arial"/>
          <w:sz w:val="21"/>
          <w:szCs w:val="21"/>
          <w:rtl w:val="0"/>
        </w:rPr>
        <w:t xml:space="preserve"> – jsou způsobeny částečným nebo úplným utržením anastomózy. Většinou jsou bezpříznakové, ale mohou vyvolat problémy tlakem na okolní struktury. Náprava spočívá v zavedení krátkého </w:t>
      </w:r>
      <w:hyperlink r:id="rId25">
        <w:r w:rsidDel="00000000" w:rsidR="00000000" w:rsidRPr="00000000">
          <w:rPr>
            <w:rFonts w:ascii="Arial" w:cs="Arial" w:eastAsia="Arial" w:hAnsi="Arial"/>
            <w:sz w:val="21"/>
            <w:szCs w:val="21"/>
            <w:rtl w:val="0"/>
          </w:rPr>
          <w:t xml:space="preserve">bypassu</w:t>
        </w:r>
      </w:hyperlink>
      <w:r w:rsidDel="00000000" w:rsidR="00000000" w:rsidRPr="00000000">
        <w:rPr>
          <w:rFonts w:ascii="Arial" w:cs="Arial" w:eastAsia="Arial" w:hAnsi="Arial"/>
          <w:sz w:val="21"/>
          <w:szCs w:val="21"/>
          <w:rtl w:val="0"/>
        </w:rPr>
        <w:t xml:space="preserve">.</w:t>
      </w:r>
    </w:p>
    <w:p w:rsidR="00000000" w:rsidDel="00000000" w:rsidP="00000000" w:rsidRDefault="00000000" w:rsidRPr="00000000" w14:paraId="0000007D">
      <w:pPr>
        <w:pageBreakBefore w:val="0"/>
        <w:numPr>
          <w:ilvl w:val="1"/>
          <w:numId w:val="30"/>
        </w:numPr>
        <w:shd w:fill="ffffff" w:val="clear"/>
        <w:spacing w:after="24" w:before="0" w:line="240" w:lineRule="auto"/>
        <w:ind w:left="144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Vzdálená </w:t>
      </w:r>
      <w:hyperlink r:id="rId26">
        <w:r w:rsidDel="00000000" w:rsidR="00000000" w:rsidRPr="00000000">
          <w:rPr>
            <w:rFonts w:ascii="Arial" w:cs="Arial" w:eastAsia="Arial" w:hAnsi="Arial"/>
            <w:sz w:val="21"/>
            <w:szCs w:val="21"/>
            <w:rtl w:val="0"/>
          </w:rPr>
          <w:t xml:space="preserve">embolizace</w:t>
        </w:r>
      </w:hyperlink>
      <w:r w:rsidDel="00000000" w:rsidR="00000000" w:rsidRPr="00000000">
        <w:rPr>
          <w:rtl w:val="0"/>
        </w:rPr>
      </w:r>
    </w:p>
    <w:p w:rsidR="00000000" w:rsidDel="00000000" w:rsidP="00000000" w:rsidRDefault="00000000" w:rsidRPr="00000000" w14:paraId="0000007E">
      <w:pPr>
        <w:pageBreakBefore w:val="0"/>
        <w:numPr>
          <w:ilvl w:val="1"/>
          <w:numId w:val="30"/>
        </w:numPr>
        <w:shd w:fill="ffffff" w:val="clear"/>
        <w:spacing w:after="24" w:before="0" w:line="240" w:lineRule="auto"/>
        <w:ind w:left="1440" w:hanging="360"/>
        <w:rPr>
          <w:rFonts w:ascii="Arial" w:cs="Arial" w:eastAsia="Arial" w:hAnsi="Arial"/>
          <w:sz w:val="21"/>
          <w:szCs w:val="21"/>
        </w:rPr>
      </w:pPr>
      <w:r w:rsidDel="00000000" w:rsidR="00000000" w:rsidRPr="00000000">
        <w:rPr>
          <w:rFonts w:ascii="Arial" w:cs="Arial" w:eastAsia="Arial" w:hAnsi="Arial"/>
          <w:sz w:val="21"/>
          <w:szCs w:val="21"/>
          <w:rtl w:val="0"/>
        </w:rPr>
        <w:t xml:space="preserve">Eroze sahající k přiléhajícím strukturám – např. </w:t>
      </w:r>
      <w:hyperlink r:id="rId27">
        <w:r w:rsidDel="00000000" w:rsidR="00000000" w:rsidRPr="00000000">
          <w:rPr>
            <w:rFonts w:ascii="Arial" w:cs="Arial" w:eastAsia="Arial" w:hAnsi="Arial"/>
            <w:sz w:val="21"/>
            <w:szCs w:val="21"/>
            <w:rtl w:val="0"/>
          </w:rPr>
          <w:t xml:space="preserve">aortoenterická píštěl</w:t>
        </w:r>
      </w:hyperlink>
      <w:r w:rsidDel="00000000" w:rsidR="00000000" w:rsidRPr="00000000">
        <w:rPr>
          <w:rFonts w:ascii="Arial" w:cs="Arial" w:eastAsia="Arial" w:hAnsi="Arial"/>
          <w:sz w:val="21"/>
          <w:szCs w:val="21"/>
          <w:rtl w:val="0"/>
        </w:rPr>
        <w:t xml:space="preserve"> – se zpravidla objevuje měsíce až roky po zavedení cévní náhrady. U každého pacienta s cévní náhradou v abdominální oblasti a s krvácením do </w:t>
      </w:r>
      <w:hyperlink r:id="rId28">
        <w:r w:rsidDel="00000000" w:rsidR="00000000" w:rsidRPr="00000000">
          <w:rPr>
            <w:rFonts w:ascii="Arial" w:cs="Arial" w:eastAsia="Arial" w:hAnsi="Arial"/>
            <w:sz w:val="21"/>
            <w:szCs w:val="21"/>
            <w:rtl w:val="0"/>
          </w:rPr>
          <w:t xml:space="preserve">GIT</w:t>
        </w:r>
      </w:hyperlink>
      <w:r w:rsidDel="00000000" w:rsidR="00000000" w:rsidRPr="00000000">
        <w:rPr>
          <w:rFonts w:ascii="Arial" w:cs="Arial" w:eastAsia="Arial" w:hAnsi="Arial"/>
          <w:sz w:val="21"/>
          <w:szCs w:val="21"/>
          <w:rtl w:val="0"/>
        </w:rPr>
        <w:t xml:space="preserve"> by měla být předpokládána možnost diagnózy aortoenterické píštěle.</w:t>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280" w:line="240" w:lineRule="auto"/>
        <w:ind w:left="0" w:right="0" w:firstLine="0"/>
        <w:jc w:val="left"/>
        <w:rPr>
          <w:rFonts w:ascii="Arial" w:cs="Arial" w:eastAsia="Arial" w:hAnsi="Arial"/>
          <w:b w:val="1"/>
          <w:i w:val="0"/>
          <w:smallCaps w:val="0"/>
          <w:strike w:val="0"/>
          <w:color w:val="202122"/>
          <w:sz w:val="21"/>
          <w:szCs w:val="21"/>
          <w:u w:val="none"/>
          <w:shd w:fill="auto" w:val="clear"/>
          <w:vertAlign w:val="baseline"/>
        </w:rPr>
      </w:pPr>
      <w:r w:rsidDel="00000000" w:rsidR="00000000" w:rsidRPr="00000000">
        <w:rPr>
          <w:rFonts w:ascii="Arial" w:cs="Arial" w:eastAsia="Arial" w:hAnsi="Arial"/>
          <w:b w:val="1"/>
          <w:i w:val="0"/>
          <w:smallCaps w:val="0"/>
          <w:strike w:val="0"/>
          <w:color w:val="202122"/>
          <w:sz w:val="21"/>
          <w:szCs w:val="21"/>
          <w:u w:val="none"/>
          <w:shd w:fill="auto" w:val="clear"/>
          <w:vertAlign w:val="baseline"/>
          <w:rtl w:val="0"/>
        </w:rPr>
        <w:t xml:space="preserve">Statika a dynamika ideálních tekutin </w:t>
      </w:r>
    </w:p>
    <w:p w:rsidR="00000000" w:rsidDel="00000000" w:rsidP="00000000" w:rsidRDefault="00000000" w:rsidRPr="00000000" w14:paraId="00000080">
      <w:pPr>
        <w:pageBreakBefore w:val="0"/>
        <w:numPr>
          <w:ilvl w:val="0"/>
          <w:numId w:val="3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jsou v ní všechna smyková napětí nulová</w:t>
      </w:r>
    </w:p>
    <w:p w:rsidR="00000000" w:rsidDel="00000000" w:rsidP="00000000" w:rsidRDefault="00000000" w:rsidRPr="00000000" w14:paraId="00000081">
      <w:pPr>
        <w:pageBreakBefore w:val="0"/>
        <w:numPr>
          <w:ilvl w:val="0"/>
          <w:numId w:val="3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V každém bodě ideální tekutiny (tedy na všech rovinách proložených tímto bodem) je napětí čistým tlakem o velikosti p</w:t>
      </w:r>
    </w:p>
    <w:p w:rsidR="00000000" w:rsidDel="00000000" w:rsidP="00000000" w:rsidRDefault="00000000" w:rsidRPr="00000000" w14:paraId="00000082">
      <w:pPr>
        <w:pageBreakBefore w:val="0"/>
        <w:numPr>
          <w:ilvl w:val="0"/>
          <w:numId w:val="3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Modul pružnosti ve smyku ideální tekutiny je nulový (G=0)</w:t>
      </w:r>
    </w:p>
    <w:p w:rsidR="00000000" w:rsidDel="00000000" w:rsidP="00000000" w:rsidRDefault="00000000" w:rsidRPr="00000000" w14:paraId="00000083">
      <w:pPr>
        <w:pageBreakBefore w:val="0"/>
        <w:numPr>
          <w:ilvl w:val="0"/>
          <w:numId w:val="37"/>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Nepřítomnost smykového napětí znamená, že v ideální tekutině nepůsobí vnitřní tření. Ideální tekutina se nebrání změně tvaru, tzn. je </w:t>
      </w:r>
      <w:r w:rsidDel="00000000" w:rsidR="00000000" w:rsidRPr="00000000">
        <w:rPr>
          <w:rFonts w:ascii="Arial" w:cs="Arial" w:eastAsia="Arial" w:hAnsi="Arial"/>
          <w:color w:val="000000"/>
          <w:u w:val="single"/>
          <w:rtl w:val="0"/>
        </w:rPr>
        <w:t xml:space="preserve">dokonale tekutá</w:t>
      </w:r>
      <w:r w:rsidDel="00000000" w:rsidR="00000000" w:rsidRPr="00000000">
        <w:rPr>
          <w:rFonts w:ascii="Arial" w:cs="Arial" w:eastAsia="Arial" w:hAnsi="Arial"/>
          <w:color w:val="000000"/>
          <w:rtl w:val="0"/>
        </w:rPr>
        <w:t xml:space="preserve">.</w:t>
      </w:r>
    </w:p>
    <w:p w:rsidR="00000000" w:rsidDel="00000000" w:rsidP="00000000" w:rsidRDefault="00000000" w:rsidRPr="00000000" w14:paraId="00000084">
      <w:pPr>
        <w:pageBreakBefore w:val="0"/>
        <w:spacing w:after="0" w:line="240" w:lineRule="auto"/>
        <w:ind w:left="12" w:firstLine="708"/>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Ideální (dokonalá) </w:t>
      </w:r>
      <w:r w:rsidDel="00000000" w:rsidR="00000000" w:rsidRPr="00000000">
        <w:rPr>
          <w:rFonts w:ascii="Arial" w:cs="Arial" w:eastAsia="Arial" w:hAnsi="Arial"/>
          <w:color w:val="000000"/>
          <w:u w:val="single"/>
          <w:rtl w:val="0"/>
        </w:rPr>
        <w:t xml:space="preserve">kapalina</w:t>
      </w:r>
      <w:r w:rsidDel="00000000" w:rsidR="00000000" w:rsidRPr="00000000">
        <w:rPr>
          <w:rFonts w:ascii="Arial" w:cs="Arial" w:eastAsia="Arial" w:hAnsi="Arial"/>
          <w:color w:val="000000"/>
          <w:rtl w:val="0"/>
        </w:rPr>
        <w:t xml:space="preserve">:</w:t>
      </w:r>
      <w:r w:rsidDel="00000000" w:rsidR="00000000" w:rsidRPr="00000000">
        <w:rPr>
          <w:rtl w:val="0"/>
        </w:rPr>
      </w:r>
    </w:p>
    <w:p w:rsidR="00000000" w:rsidDel="00000000" w:rsidP="00000000" w:rsidRDefault="00000000" w:rsidRPr="00000000" w14:paraId="00000085">
      <w:pPr>
        <w:pageBreakBefore w:val="0"/>
        <w:numPr>
          <w:ilvl w:val="0"/>
          <w:numId w:val="2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nestlačitelná</w:t>
      </w:r>
      <w:r w:rsidDel="00000000" w:rsidR="00000000" w:rsidRPr="00000000">
        <w:rPr>
          <w:rFonts w:ascii="Arial" w:cs="Arial" w:eastAsia="Arial" w:hAnsi="Arial"/>
          <w:color w:val="000000"/>
          <w:rtl w:val="0"/>
        </w:rPr>
        <w:t xml:space="preserve"> (díky vzájemným odpudivým silám mezi molekulami kapaliny, které zabraňují jejich vzájemnému přiblížení) → </w:t>
      </w:r>
      <w:r w:rsidDel="00000000" w:rsidR="00000000" w:rsidRPr="00000000">
        <w:rPr>
          <w:rFonts w:ascii="Arial" w:cs="Arial" w:eastAsia="Arial" w:hAnsi="Arial"/>
          <w:color w:val="000000"/>
          <w:highlight w:val="white"/>
          <w:rtl w:val="0"/>
        </w:rPr>
        <w:t xml:space="preserve">zachovává si stálý objem a to i při změně tvaru nádob</w:t>
      </w:r>
      <w:r w:rsidDel="00000000" w:rsidR="00000000" w:rsidRPr="00000000">
        <w:rPr>
          <w:rtl w:val="0"/>
        </w:rPr>
      </w:r>
    </w:p>
    <w:p w:rsidR="00000000" w:rsidDel="00000000" w:rsidP="00000000" w:rsidRDefault="00000000" w:rsidRPr="00000000" w14:paraId="00000086">
      <w:pPr>
        <w:pageBreakBefore w:val="0"/>
        <w:numPr>
          <w:ilvl w:val="0"/>
          <w:numId w:val="2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bez vnitřního tření</w:t>
      </w:r>
      <w:r w:rsidDel="00000000" w:rsidR="00000000" w:rsidRPr="00000000">
        <w:rPr>
          <w:rtl w:val="0"/>
        </w:rPr>
      </w:r>
    </w:p>
    <w:p w:rsidR="00000000" w:rsidDel="00000000" w:rsidP="00000000" w:rsidRDefault="00000000" w:rsidRPr="00000000" w14:paraId="00000087">
      <w:pPr>
        <w:pageBreakBefore w:val="0"/>
        <w:numPr>
          <w:ilvl w:val="0"/>
          <w:numId w:val="2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highlight w:val="white"/>
          <w:rtl w:val="0"/>
        </w:rPr>
        <w:t xml:space="preserve">Je-li v klidu, vytváří v tíhovém poli Země volný vodorovný povrch</w:t>
      </w:r>
      <w:r w:rsidDel="00000000" w:rsidR="00000000" w:rsidRPr="00000000">
        <w:rPr>
          <w:rtl w:val="0"/>
        </w:rPr>
      </w:r>
    </w:p>
    <w:p w:rsidR="00000000" w:rsidDel="00000000" w:rsidP="00000000" w:rsidRDefault="00000000" w:rsidRPr="00000000" w14:paraId="00000088">
      <w:pPr>
        <w:pageBreakBefore w:val="0"/>
        <w:numPr>
          <w:ilvl w:val="0"/>
          <w:numId w:val="22"/>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Bernoulliho rovnice</w:t>
      </w:r>
    </w:p>
    <w:p w:rsidR="00000000" w:rsidDel="00000000" w:rsidP="00000000" w:rsidRDefault="00000000" w:rsidRPr="00000000" w14:paraId="00000089">
      <w:pPr>
        <w:pageBreakBefore w:val="0"/>
        <w:numPr>
          <w:ilvl w:val="1"/>
          <w:numId w:val="2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Vyjadřuje zákon zachování mechanické energie pro ustálené proudění ideální kapaliny - pro nestlačitelné kapaliny</w:t>
      </w:r>
    </w:p>
    <w:p w:rsidR="00000000" w:rsidDel="00000000" w:rsidP="00000000" w:rsidRDefault="00000000" w:rsidRPr="00000000" w14:paraId="0000008A">
      <w:pPr>
        <w:pageBreakBefore w:val="0"/>
        <w:numPr>
          <w:ilvl w:val="1"/>
          <w:numId w:val="22"/>
        </w:numPr>
        <w:spacing w:after="0" w:line="240" w:lineRule="auto"/>
        <w:ind w:left="1440" w:hanging="360"/>
        <w:rPr>
          <w:rFonts w:ascii="Arial" w:cs="Arial" w:eastAsia="Arial" w:hAnsi="Arial"/>
          <w:color w:val="000000"/>
        </w:rPr>
      </w:pPr>
      <w:r w:rsidDel="00000000" w:rsidR="00000000" w:rsidRPr="00000000">
        <w:rPr/>
        <w:drawing>
          <wp:inline distB="0" distT="0" distL="0" distR="0">
            <wp:extent cx="3695700" cy="1733550"/>
            <wp:effectExtent b="0" l="0" r="0" t="0"/>
            <wp:docPr id="120854"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3695700"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ageBreakBefore w:val="0"/>
        <w:numPr>
          <w:ilvl w:val="1"/>
          <w:numId w:val="2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Vychází z rovnice kontinuity</w:t>
      </w:r>
    </w:p>
    <w:p w:rsidR="00000000" w:rsidDel="00000000" w:rsidP="00000000" w:rsidRDefault="00000000" w:rsidRPr="00000000" w14:paraId="0000008C">
      <w:pPr>
        <w:pageBreakBefore w:val="0"/>
        <w:numPr>
          <w:ilvl w:val="1"/>
          <w:numId w:val="22"/>
        </w:numPr>
        <w:spacing w:after="0" w:line="240" w:lineRule="auto"/>
        <w:ind w:left="1440" w:hanging="360"/>
        <w:rPr>
          <w:rFonts w:ascii="Arial" w:cs="Arial" w:eastAsia="Arial" w:hAnsi="Arial"/>
          <w:color w:val="000000"/>
        </w:rPr>
      </w:pPr>
      <w:r w:rsidDel="00000000" w:rsidR="00000000" w:rsidRPr="00000000">
        <w:rPr>
          <w:rFonts w:ascii="Arial" w:cs="Arial" w:eastAsia="Arial" w:hAnsi="Arial"/>
          <w:b w:val="1"/>
          <w:color w:val="000000"/>
        </w:rPr>
        <w:drawing>
          <wp:inline distB="0" distT="0" distL="0" distR="0">
            <wp:extent cx="2724150" cy="466725"/>
            <wp:effectExtent b="0" l="0" r="0" t="0"/>
            <wp:docPr id="120858" name="image8.png"/>
            <a:graphic>
              <a:graphicData uri="http://schemas.openxmlformats.org/drawingml/2006/picture">
                <pic:pic>
                  <pic:nvPicPr>
                    <pic:cNvPr id="0" name="image8.png"/>
                    <pic:cNvPicPr preferRelativeResize="0"/>
                  </pic:nvPicPr>
                  <pic:blipFill>
                    <a:blip r:embed="rId30"/>
                    <a:srcRect b="0" l="0" r="0" t="0"/>
                    <a:stretch>
                      <a:fillRect/>
                    </a:stretch>
                  </pic:blipFill>
                  <pic:spPr>
                    <a:xfrm>
                      <a:off x="0" y="0"/>
                      <a:ext cx="2724150"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ageBreakBefore w:val="0"/>
        <w:numPr>
          <w:ilvl w:val="1"/>
          <w:numId w:val="22"/>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Důsledek: tlak proudící kapaliny klesá s její rostoucí rychlostí</w:t>
        <w:br w:type="textWrapping"/>
      </w:r>
    </w:p>
    <w:p w:rsidR="00000000" w:rsidDel="00000000" w:rsidP="00000000" w:rsidRDefault="00000000" w:rsidRPr="00000000" w14:paraId="0000008E">
      <w:pPr>
        <w:pageBreakBefore w:val="0"/>
        <w:spacing w:after="0" w:line="240" w:lineRule="auto"/>
        <w:rPr>
          <w:rFonts w:ascii="Arial" w:cs="Arial" w:eastAsia="Arial" w:hAnsi="Arial"/>
          <w:b w:val="1"/>
          <w:color w:val="000000"/>
        </w:rPr>
      </w:pPr>
      <w:r w:rsidDel="00000000" w:rsidR="00000000" w:rsidRPr="00000000">
        <w:rPr>
          <w:rFonts w:ascii="Arial" w:cs="Arial" w:eastAsia="Arial" w:hAnsi="Arial"/>
          <w:b w:val="1"/>
          <w:color w:val="000000"/>
          <w:rtl w:val="0"/>
        </w:rPr>
        <w:t xml:space="preserve">Proudění reálné tekutiny</w:t>
      </w:r>
    </w:p>
    <w:p w:rsidR="00000000" w:rsidDel="00000000" w:rsidP="00000000" w:rsidRDefault="00000000" w:rsidRPr="00000000" w14:paraId="0000008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Při proudění reálných kapalin působí vždy proti vzájemnému posouvání částic kapaliny odporové síly zvané síly vnitřního tření (vazkosti, viskozity) které pohyb částic do jisté míry brzdí.</w:t>
      </w:r>
    </w:p>
    <w:p w:rsidR="00000000" w:rsidDel="00000000" w:rsidP="00000000" w:rsidRDefault="00000000" w:rsidRPr="00000000" w14:paraId="0000009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Vnitřní tření je totiž proces, při kterém se vyrovnávají rychlosti částic proudícího prostředí v různých vrstvách tekutiny.</w:t>
      </w: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Vrstva kapaliny, která se stýká bezprostředně se stěnami trubice, se pohybuje nejmenší rychlostí nebo je vzhledem ke stěnám trubice v klidu.</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333333"/>
          <w:sz w:val="22"/>
          <w:szCs w:val="22"/>
          <w:highlight w:val="white"/>
          <w:u w:val="none"/>
          <w:vertAlign w:val="baseline"/>
          <w:rtl w:val="0"/>
        </w:rPr>
        <w:t xml:space="preserve"> Největší rychlost mají pak částice kapaliny ve středu průřezu trubice.</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ffffff" w:val="clear"/>
        <w:spacing w:after="24" w:before="0" w:line="240" w:lineRule="auto"/>
        <w:ind w:left="720" w:right="0" w:hanging="360"/>
        <w:jc w:val="left"/>
        <w:rPr>
          <w:rFonts w:ascii="Arial" w:cs="Arial" w:eastAsia="Arial" w:hAnsi="Arial"/>
          <w:b w:val="0"/>
          <w:i w:val="0"/>
          <w:smallCaps w:val="0"/>
          <w:strike w:val="0"/>
          <w:color w:val="202122"/>
          <w:sz w:val="21"/>
          <w:szCs w:val="21"/>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3390398" cy="1817254"/>
            <wp:effectExtent b="0" l="0" r="0" t="0"/>
            <wp:docPr id="120856" name="image14.gif"/>
            <a:graphic>
              <a:graphicData uri="http://schemas.openxmlformats.org/drawingml/2006/picture">
                <pic:pic>
                  <pic:nvPicPr>
                    <pic:cNvPr id="0" name="image14.gif"/>
                    <pic:cNvPicPr preferRelativeResize="0"/>
                  </pic:nvPicPr>
                  <pic:blipFill>
                    <a:blip r:embed="rId31"/>
                    <a:srcRect b="0" l="0" r="0" t="0"/>
                    <a:stretch>
                      <a:fillRect/>
                    </a:stretch>
                  </pic:blipFill>
                  <pic:spPr>
                    <a:xfrm>
                      <a:off x="0" y="0"/>
                      <a:ext cx="3390398" cy="181725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Style w:val="Heading2"/>
        <w:pageBreakBefore w:val="0"/>
        <w:spacing w:after="0" w:before="0" w:lineRule="auto"/>
        <w:rPr/>
      </w:pPr>
      <w:r w:rsidDel="00000000" w:rsidR="00000000" w:rsidRPr="00000000">
        <w:rPr>
          <w:rFonts w:ascii="Arial" w:cs="Arial" w:eastAsia="Arial" w:hAnsi="Arial"/>
          <w:color w:val="000000"/>
          <w:sz w:val="22"/>
          <w:szCs w:val="22"/>
          <w:rtl w:val="0"/>
        </w:rPr>
        <w:t xml:space="preserve">Viskozita </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fyzikální veličina, která udává poměr mezi tečným napětím a změnou rychlosti v závislosti na vzdálenosti mezi sousedními vrstvami proudící kapaliny</w:t>
      </w:r>
    </w:p>
    <w:p w:rsidR="00000000" w:rsidDel="00000000" w:rsidP="00000000" w:rsidRDefault="00000000" w:rsidRPr="00000000" w14:paraId="00000096">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charakterizuje vnitřní tření kapaliny a závisí především na přitažlivých silách mezi částicemi</w:t>
      </w:r>
    </w:p>
    <w:p w:rsidR="00000000" w:rsidDel="00000000" w:rsidP="00000000" w:rsidRDefault="00000000" w:rsidRPr="00000000" w14:paraId="00000097">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ideální kapalina má nulovou hodnotu viskozity</w:t>
      </w:r>
    </w:p>
    <w:p w:rsidR="00000000" w:rsidDel="00000000" w:rsidP="00000000" w:rsidRDefault="00000000" w:rsidRPr="00000000" w14:paraId="00000098">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Viskozita tělesných tekutin se většinou udává v relativních jednotkách, kdy 1 = viskozita vody.</w:t>
      </w:r>
    </w:p>
    <w:p w:rsidR="00000000" w:rsidDel="00000000" w:rsidP="00000000" w:rsidRDefault="00000000" w:rsidRPr="00000000" w14:paraId="00000099">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viskozita plazmy: 2 (2x vyšší než viskozita vody)</w:t>
      </w:r>
    </w:p>
    <w:p w:rsidR="00000000" w:rsidDel="00000000" w:rsidP="00000000" w:rsidRDefault="00000000" w:rsidRPr="00000000" w14:paraId="0000009A">
      <w:pPr>
        <w:keepNext w:val="0"/>
        <w:keepLines w:val="0"/>
        <w:pageBreakBefore w:val="0"/>
        <w:widowControl w:val="1"/>
        <w:numPr>
          <w:ilvl w:val="1"/>
          <w:numId w:val="24"/>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viskozita krve je 4 (obsahuje navíc krvinky;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Ne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newtonovská kapalina)</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viskozita krve se zvyšuje při vyšším hematokritu (poměr objemu červených krvinek a “celé” krve v procentech – typicky 40 = 40 ml krvinek v 100 ml krve) nebo při poklesu rychlosti proudící krve → viskozita krve v kapilárách je  vyšší než v artériích </w:t>
      </w:r>
      <w:r w:rsidDel="00000000" w:rsidR="00000000" w:rsidRPr="00000000">
        <w:rPr>
          <w:rtl w:val="0"/>
        </w:rPr>
      </w:r>
    </w:p>
    <w:p w:rsidR="00000000" w:rsidDel="00000000" w:rsidP="00000000" w:rsidRDefault="00000000" w:rsidRPr="00000000" w14:paraId="0000009C">
      <w:pPr>
        <w:pageBreakBefore w:val="0"/>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Dynamická viskozita – síla tření, která vzniká mezi dvěma vrstvami proudící kapaliny, které se stýkají plochou 1 m</w:t>
      </w:r>
      <w:r w:rsidDel="00000000" w:rsidR="00000000" w:rsidRPr="00000000">
        <w:rPr>
          <w:rFonts w:ascii="Arial" w:cs="Arial" w:eastAsia="Arial" w:hAnsi="Arial"/>
          <w:b w:val="0"/>
          <w:i w:val="0"/>
          <w:smallCaps w:val="0"/>
          <w:strike w:val="0"/>
          <w:color w:val="000000"/>
          <w:sz w:val="13"/>
          <w:szCs w:val="13"/>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rozdíl jejich rychlostí je 1 m/s</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Newtonovská kapalina – dynamická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viskozita</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konstantní</w:t>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628015" cy="334010"/>
            <wp:effectExtent b="0" l="0" r="0" t="0"/>
            <wp:docPr id="120857"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28015" cy="33401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shd w:fill="ffffff" w:val="clear"/>
        <w:spacing w:after="24" w:before="280" w:line="240" w:lineRule="auto"/>
        <w:jc w:val="center"/>
        <w:rPr>
          <w:rFonts w:ascii="Arial" w:cs="Arial" w:eastAsia="Arial" w:hAnsi="Arial"/>
          <w:color w:val="000000"/>
        </w:rPr>
      </w:pPr>
      <w:r w:rsidDel="00000000" w:rsidR="00000000" w:rsidRPr="00000000">
        <w:rPr>
          <w:rFonts w:ascii="Arial" w:cs="Arial" w:eastAsia="Arial" w:hAnsi="Arial"/>
          <w:color w:val="000000"/>
          <w:rtl w:val="0"/>
        </w:rPr>
        <w:t xml:space="preserve">kde  tau = </w:t>
      </w:r>
      <w:r w:rsidDel="00000000" w:rsidR="00000000" w:rsidRPr="00000000">
        <w:rPr>
          <w:rFonts w:ascii="Arial" w:cs="Arial" w:eastAsia="Arial" w:hAnsi="Arial"/>
          <w:rtl w:val="0"/>
        </w:rPr>
        <w:t xml:space="preserve">tření (tečné napětí)</w:t>
      </w:r>
      <w:r w:rsidDel="00000000" w:rsidR="00000000" w:rsidRPr="00000000">
        <w:rPr>
          <w:rFonts w:ascii="Arial" w:cs="Arial" w:eastAsia="Arial" w:hAnsi="Arial"/>
          <w:color w:val="000000"/>
          <w:rtl w:val="0"/>
        </w:rPr>
        <w:t xml:space="preserve">,</w:t>
      </w:r>
      <w:r w:rsidDel="00000000" w:rsidR="00000000" w:rsidRPr="00000000">
        <w:rPr>
          <w:rFonts w:ascii="Arial" w:cs="Arial" w:eastAsia="Arial" w:hAnsi="Arial"/>
          <w:color w:val="000000"/>
        </w:rPr>
        <w:drawing>
          <wp:inline distB="0" distT="0" distL="0" distR="0">
            <wp:extent cx="158750" cy="207010"/>
            <wp:effectExtent b="0" l="0" r="0" t="0"/>
            <wp:docPr id="12085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58750" cy="207010"/>
                    </a:xfrm>
                    <a:prstGeom prst="rect"/>
                    <a:ln/>
                  </pic:spPr>
                </pic:pic>
              </a:graphicData>
            </a:graphic>
          </wp:inline>
        </w:drawing>
      </w:r>
      <w:r w:rsidDel="00000000" w:rsidR="00000000" w:rsidRPr="00000000">
        <w:rPr>
          <w:rFonts w:ascii="Arial" w:cs="Arial" w:eastAsia="Arial" w:hAnsi="Arial"/>
          <w:color w:val="000000"/>
          <w:rtl w:val="0"/>
        </w:rPr>
        <w:t xml:space="preserve">= smyková rychlost, </w:t>
      </w:r>
      <w:r w:rsidDel="00000000" w:rsidR="00000000" w:rsidRPr="00000000">
        <w:rPr>
          <w:rFonts w:ascii="Arial" w:cs="Arial" w:eastAsia="Arial" w:hAnsi="Arial"/>
          <w:rtl w:val="0"/>
        </w:rPr>
        <w:t xml:space="preserve">eta</w:t>
      </w:r>
      <w:r w:rsidDel="00000000" w:rsidR="00000000" w:rsidRPr="00000000">
        <w:rPr>
          <w:rFonts w:ascii="Arial" w:cs="Arial" w:eastAsia="Arial" w:hAnsi="Arial"/>
          <w:color w:val="000000"/>
          <w:rtl w:val="0"/>
        </w:rPr>
        <w:t xml:space="preserve"> = </w:t>
      </w:r>
      <w:r w:rsidDel="00000000" w:rsidR="00000000" w:rsidRPr="00000000">
        <w:rPr>
          <w:rFonts w:ascii="Arial" w:cs="Arial" w:eastAsia="Arial" w:hAnsi="Arial"/>
          <w:rtl w:val="0"/>
        </w:rPr>
        <w:t xml:space="preserve">dynam. viskozita</w:t>
      </w:r>
      <w:r w:rsidDel="00000000" w:rsidR="00000000" w:rsidRPr="00000000">
        <w:rPr>
          <w:rtl w:val="0"/>
        </w:rPr>
      </w:r>
    </w:p>
    <w:p w:rsidR="00000000" w:rsidDel="00000000" w:rsidP="00000000" w:rsidRDefault="00000000" w:rsidRPr="00000000" w14:paraId="000000A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Nenewtonovská kapalina – dynamická viskozita je obecně proměnná</w:t>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715645" cy="341630"/>
            <wp:effectExtent b="0" l="0" r="0" t="0"/>
            <wp:docPr id="120860" name="image9.png"/>
            <a:graphic>
              <a:graphicData uri="http://schemas.openxmlformats.org/drawingml/2006/picture">
                <pic:pic>
                  <pic:nvPicPr>
                    <pic:cNvPr id="0" name="image9.png"/>
                    <pic:cNvPicPr preferRelativeResize="0"/>
                  </pic:nvPicPr>
                  <pic:blipFill>
                    <a:blip r:embed="rId34"/>
                    <a:srcRect b="0" l="0" r="0" t="0"/>
                    <a:stretch>
                      <a:fillRect/>
                    </a:stretch>
                  </pic:blipFill>
                  <pic:spPr>
                    <a:xfrm>
                      <a:off x="0" y="0"/>
                      <a:ext cx="715645" cy="34163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hd w:fill="ffffff" w:val="clear"/>
        <w:spacing w:after="24" w:before="280" w:line="240" w:lineRule="auto"/>
        <w:jc w:val="center"/>
        <w:rPr>
          <w:rFonts w:ascii="Arial" w:cs="Arial" w:eastAsia="Arial" w:hAnsi="Arial"/>
        </w:rPr>
      </w:pPr>
      <w:r w:rsidDel="00000000" w:rsidR="00000000" w:rsidRPr="00000000">
        <w:rPr>
          <w:rFonts w:ascii="Arial" w:cs="Arial" w:eastAsia="Arial" w:hAnsi="Arial"/>
          <w:rtl w:val="0"/>
        </w:rPr>
        <w:t xml:space="preserve">kde  tau = tření (tečné napětí),</w:t>
      </w:r>
      <w:r w:rsidDel="00000000" w:rsidR="00000000" w:rsidRPr="00000000">
        <w:rPr>
          <w:rFonts w:ascii="Arial" w:cs="Arial" w:eastAsia="Arial" w:hAnsi="Arial"/>
        </w:rPr>
        <w:drawing>
          <wp:inline distB="0" distT="0" distL="0" distR="0">
            <wp:extent cx="158750" cy="207010"/>
            <wp:effectExtent b="0" l="0" r="0" t="0"/>
            <wp:docPr id="120839" name="image2.png"/>
            <a:graphic>
              <a:graphicData uri="http://schemas.openxmlformats.org/drawingml/2006/picture">
                <pic:pic>
                  <pic:nvPicPr>
                    <pic:cNvPr id="0" name="image2.png"/>
                    <pic:cNvPicPr preferRelativeResize="0"/>
                  </pic:nvPicPr>
                  <pic:blipFill>
                    <a:blip r:embed="rId33"/>
                    <a:srcRect b="0" l="0" r="0" t="0"/>
                    <a:stretch>
                      <a:fillRect/>
                    </a:stretch>
                  </pic:blipFill>
                  <pic:spPr>
                    <a:xfrm>
                      <a:off x="0" y="0"/>
                      <a:ext cx="158750" cy="207010"/>
                    </a:xfrm>
                    <a:prstGeom prst="rect"/>
                    <a:ln/>
                  </pic:spPr>
                </pic:pic>
              </a:graphicData>
            </a:graphic>
          </wp:inline>
        </w:drawing>
      </w:r>
      <w:r w:rsidDel="00000000" w:rsidR="00000000" w:rsidRPr="00000000">
        <w:rPr>
          <w:rFonts w:ascii="Arial" w:cs="Arial" w:eastAsia="Arial" w:hAnsi="Arial"/>
          <w:rtl w:val="0"/>
        </w:rPr>
        <w:t xml:space="preserve">= smyková rychlost, eta = dynam. viskozita</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28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90777</wp:posOffset>
            </wp:positionV>
            <wp:extent cx="2369489" cy="1760778"/>
            <wp:effectExtent b="0" l="0" r="0" t="0"/>
            <wp:wrapNone/>
            <wp:docPr id="120843"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2369489" cy="176077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2977515</wp:posOffset>
            </wp:positionH>
            <wp:positionV relativeFrom="paragraph">
              <wp:posOffset>189368</wp:posOffset>
            </wp:positionV>
            <wp:extent cx="2783205" cy="1757045"/>
            <wp:effectExtent b="0" l="0" r="0" t="0"/>
            <wp:wrapNone/>
            <wp:docPr id="120842"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2783205" cy="1757045"/>
                    </a:xfrm>
                    <a:prstGeom prst="rect"/>
                    <a:ln/>
                  </pic:spPr>
                </pic:pic>
              </a:graphicData>
            </a:graphic>
          </wp:anchor>
        </w:drawing>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0" w:line="240" w:lineRule="auto"/>
        <w:ind w:left="720" w:right="0" w:firstLine="0"/>
        <w:jc w:val="center"/>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1">
      <w:pPr>
        <w:pStyle w:val="Heading2"/>
        <w:pageBreakBefore w:val="0"/>
        <w:spacing w:after="0" w:before="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0B2">
      <w:pPr>
        <w:pStyle w:val="Heading2"/>
        <w:pageBreakBefore w:val="0"/>
        <w:spacing w:after="0" w:before="0" w:lineRule="auto"/>
        <w:rPr/>
      </w:pPr>
      <w:r w:rsidDel="00000000" w:rsidR="00000000" w:rsidRPr="00000000">
        <w:rPr>
          <w:rFonts w:ascii="Arial" w:cs="Arial" w:eastAsia="Arial" w:hAnsi="Arial"/>
          <w:color w:val="000000"/>
          <w:sz w:val="22"/>
          <w:szCs w:val="22"/>
          <w:rtl w:val="0"/>
        </w:rPr>
        <w:t xml:space="preserve">Distribuce a proudění krve</w:t>
      </w:r>
      <w:r w:rsidDel="00000000" w:rsidR="00000000" w:rsidRPr="00000000">
        <w:rPr>
          <w:rtl w:val="0"/>
        </w:rPr>
      </w:r>
    </w:p>
    <w:p w:rsidR="00000000" w:rsidDel="00000000" w:rsidP="00000000" w:rsidRDefault="00000000" w:rsidRPr="00000000" w14:paraId="000000B3">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12529"/>
          <w:highlight w:val="white"/>
          <w:rtl w:val="0"/>
        </w:rPr>
        <w:t xml:space="preserve">Příčinou proudění krve jsou tlakové rozdíly mezi tepennou a žilní částí systému, které vznikají činností srdce</w:t>
      </w:r>
      <w:r w:rsidDel="00000000" w:rsidR="00000000" w:rsidRPr="00000000">
        <w:rPr>
          <w:rtl w:val="0"/>
        </w:rPr>
      </w:r>
    </w:p>
    <w:p w:rsidR="00000000" w:rsidDel="00000000" w:rsidP="00000000" w:rsidRDefault="00000000" w:rsidRPr="00000000" w14:paraId="000000B4">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u w:val="single"/>
          <w:rtl w:val="0"/>
        </w:rPr>
        <w:t xml:space="preserve">Velké cévy</w:t>
      </w:r>
      <w:r w:rsidDel="00000000" w:rsidR="00000000" w:rsidRPr="00000000">
        <w:rPr>
          <w:rFonts w:ascii="Arial" w:cs="Arial" w:eastAsia="Arial" w:hAnsi="Arial"/>
          <w:color w:val="000000"/>
          <w:rtl w:val="0"/>
        </w:rPr>
        <w:t xml:space="preserve">: krev se převážně chová jako newtonovská kapalina → velký průměr těchto dutin (resp. cév) a také poměrně vysoké smykové rychlosti</w:t>
      </w:r>
      <w:r w:rsidDel="00000000" w:rsidR="00000000" w:rsidRPr="00000000">
        <w:rPr>
          <w:rtl w:val="0"/>
        </w:rPr>
      </w:r>
    </w:p>
    <w:p w:rsidR="00000000" w:rsidDel="00000000" w:rsidP="00000000" w:rsidRDefault="00000000" w:rsidRPr="00000000" w14:paraId="000000B6">
      <w:pPr>
        <w:pageBreakBefore w:val="0"/>
        <w:shd w:fill="ffffff" w:val="clear"/>
        <w:spacing w:after="24" w:before="280" w:line="240" w:lineRule="auto"/>
        <w:rPr>
          <w:rFonts w:ascii="Arial" w:cs="Arial" w:eastAsia="Arial" w:hAnsi="Arial"/>
          <w:color w:val="000000"/>
        </w:rPr>
      </w:pPr>
      <w:r w:rsidDel="00000000" w:rsidR="00000000" w:rsidRPr="00000000">
        <w:rPr>
          <w:rFonts w:ascii="Arial" w:cs="Arial" w:eastAsia="Arial" w:hAnsi="Arial"/>
          <w:color w:val="000000"/>
          <w:u w:val="single"/>
          <w:rtl w:val="0"/>
        </w:rPr>
        <w:t xml:space="preserve">Malé cévy</w:t>
      </w:r>
      <w:r w:rsidDel="00000000" w:rsidR="00000000" w:rsidRPr="00000000">
        <w:rPr>
          <w:rFonts w:ascii="Arial" w:cs="Arial" w:eastAsia="Arial" w:hAnsi="Arial"/>
          <w:color w:val="000000"/>
          <w:rtl w:val="0"/>
        </w:rPr>
        <w:t xml:space="preserve">: krev spíše nenewtonovského charakteru → nelze již na krev nahlížet jako na kontinuum, protože agregace červených krvinek nabydou rozměrů srovnatelných s velikostí vlásečnic a nízké smykové rychlosti</w:t>
      </w:r>
    </w:p>
    <w:p w:rsidR="00000000" w:rsidDel="00000000" w:rsidP="00000000" w:rsidRDefault="00000000" w:rsidRPr="00000000" w14:paraId="000000B7">
      <w:pPr>
        <w:pageBreakBefore w:val="0"/>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B8">
      <w:pPr>
        <w:pageBreakBefore w:val="0"/>
        <w:shd w:fill="ffffff" w:val="clear"/>
        <w:spacing w:after="24" w:before="280" w:line="240" w:lineRule="auto"/>
        <w:rPr>
          <w:rFonts w:ascii="Arial" w:cs="Arial" w:eastAsia="Arial" w:hAnsi="Arial"/>
          <w:b w:val="1"/>
          <w:color w:val="000000"/>
          <w:highlight w:val="white"/>
        </w:rPr>
      </w:pPr>
      <w:r w:rsidDel="00000000" w:rsidR="00000000" w:rsidRPr="00000000">
        <w:rPr>
          <w:rFonts w:ascii="Arial" w:cs="Arial" w:eastAsia="Arial" w:hAnsi="Arial"/>
          <w:b w:val="1"/>
          <w:color w:val="000000"/>
          <w:highlight w:val="white"/>
          <w:rtl w:val="0"/>
        </w:rPr>
        <w:t xml:space="preserve">Transmembránový transport látek</w:t>
      </w:r>
    </w:p>
    <w:p w:rsidR="00000000" w:rsidDel="00000000" w:rsidP="00000000" w:rsidRDefault="00000000" w:rsidRPr="00000000" w14:paraId="000000B9">
      <w:pPr>
        <w:pageBreakBefore w:val="0"/>
        <w:shd w:fill="ffffff" w:val="clear"/>
        <w:spacing w:after="24" w:before="280" w:line="240" w:lineRule="auto"/>
        <w:rPr>
          <w:rFonts w:ascii="Arial" w:cs="Arial" w:eastAsia="Arial" w:hAnsi="Arial"/>
          <w:color w:val="000000"/>
          <w:sz w:val="23"/>
          <w:szCs w:val="23"/>
          <w:highlight w:val="white"/>
          <w:u w:val="single"/>
        </w:rPr>
      </w:pPr>
      <w:r w:rsidDel="00000000" w:rsidR="00000000" w:rsidRPr="00000000">
        <w:rPr>
          <w:rFonts w:ascii="Arial" w:cs="Arial" w:eastAsia="Arial" w:hAnsi="Arial"/>
          <w:color w:val="000000"/>
          <w:sz w:val="23"/>
          <w:szCs w:val="23"/>
          <w:highlight w:val="white"/>
          <w:u w:val="single"/>
          <w:rtl w:val="0"/>
        </w:rPr>
        <w:t xml:space="preserve">Dýchání</w:t>
      </w:r>
    </w:p>
    <w:p w:rsidR="00000000" w:rsidDel="00000000" w:rsidP="00000000" w:rsidRDefault="00000000" w:rsidRPr="00000000" w14:paraId="000000BA">
      <w:pPr>
        <w:pageBreakBefore w:val="0"/>
        <w:shd w:fill="ffffff" w:val="clear"/>
        <w:spacing w:after="24" w:before="280" w:line="240" w:lineRule="auto"/>
        <w:rPr>
          <w:rFonts w:ascii="Arial" w:cs="Arial" w:eastAsia="Arial" w:hAnsi="Arial"/>
          <w:color w:val="202122"/>
          <w:sz w:val="20"/>
          <w:szCs w:val="20"/>
        </w:rPr>
      </w:pPr>
      <w:r w:rsidDel="00000000" w:rsidR="00000000" w:rsidRPr="00000000">
        <w:rPr>
          <w:rFonts w:ascii="Arial" w:cs="Arial" w:eastAsia="Arial" w:hAnsi="Arial"/>
          <w:color w:val="202122"/>
          <w:sz w:val="20"/>
          <w:szCs w:val="20"/>
          <w:rtl w:val="0"/>
        </w:rPr>
        <w:t xml:space="preserve">Vnější a vnitřní dýchání</w:t>
      </w:r>
    </w:p>
    <w:p w:rsidR="00000000" w:rsidDel="00000000" w:rsidP="00000000" w:rsidRDefault="00000000" w:rsidRPr="00000000" w14:paraId="000000BB">
      <w:pPr>
        <w:pageBreakBefore w:val="0"/>
        <w:shd w:fill="ffffff" w:val="clear"/>
        <w:spacing w:after="24" w:before="280" w:line="240" w:lineRule="auto"/>
        <w:rPr>
          <w:rFonts w:ascii="Arial" w:cs="Arial" w:eastAsia="Arial" w:hAnsi="Arial"/>
          <w:color w:val="202122"/>
          <w:sz w:val="20"/>
          <w:szCs w:val="20"/>
        </w:rPr>
      </w:pPr>
      <w:r w:rsidDel="00000000" w:rsidR="00000000" w:rsidRPr="00000000">
        <w:rPr>
          <w:rFonts w:ascii="Arial" w:cs="Arial" w:eastAsia="Arial" w:hAnsi="Arial"/>
          <w:color w:val="000000"/>
        </w:rPr>
        <w:drawing>
          <wp:inline distB="0" distT="0" distL="0" distR="0">
            <wp:extent cx="5760720" cy="988060"/>
            <wp:effectExtent b="0" l="0" r="0" t="0"/>
            <wp:docPr id="120861"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760720" cy="9880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u w:val="single"/>
          <w:rtl w:val="0"/>
        </w:rPr>
        <w:t xml:space="preserve">Vnější dýchání </w:t>
      </w:r>
      <w:r w:rsidDel="00000000" w:rsidR="00000000" w:rsidRPr="00000000">
        <w:rPr>
          <w:rFonts w:ascii="Arial" w:cs="Arial" w:eastAsia="Arial" w:hAnsi="Arial"/>
          <w:rtl w:val="0"/>
        </w:rPr>
        <w:t xml:space="preserve">(plicní respirace) – v plicích</w:t>
      </w:r>
      <w:r w:rsidDel="00000000" w:rsidR="00000000" w:rsidRPr="00000000">
        <w:rPr>
          <w:rtl w:val="0"/>
        </w:rPr>
      </w:r>
    </w:p>
    <w:p w:rsidR="00000000" w:rsidDel="00000000" w:rsidP="00000000" w:rsidRDefault="00000000" w:rsidRPr="00000000" w14:paraId="000000BD">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rtl w:val="0"/>
        </w:rPr>
        <w:tab/>
        <w:t xml:space="preserve">= výměna dýchacích plynů mezi plicními sklípky a krví</w:t>
      </w:r>
      <w:r w:rsidDel="00000000" w:rsidR="00000000" w:rsidRPr="00000000">
        <w:rPr>
          <w:rtl w:val="0"/>
        </w:rPr>
      </w:r>
    </w:p>
    <w:p w:rsidR="00000000" w:rsidDel="00000000" w:rsidP="00000000" w:rsidRDefault="00000000" w:rsidRPr="00000000" w14:paraId="000000BE">
      <w:pPr>
        <w:pageBreakBefore w:val="0"/>
        <w:numPr>
          <w:ilvl w:val="0"/>
          <w:numId w:val="25"/>
        </w:numPr>
        <w:spacing w:after="0" w:line="240" w:lineRule="auto"/>
        <w:ind w:left="720" w:hanging="360"/>
        <w:rPr>
          <w:rFonts w:ascii="Arial" w:cs="Arial" w:eastAsia="Arial" w:hAnsi="Arial"/>
        </w:rPr>
      </w:pPr>
      <w:r w:rsidDel="00000000" w:rsidR="00000000" w:rsidRPr="00000000">
        <w:rPr>
          <w:rFonts w:ascii="Arial" w:cs="Arial" w:eastAsia="Arial" w:hAnsi="Arial"/>
          <w:rtl w:val="0"/>
        </w:rPr>
        <w:t xml:space="preserve">Plicní ventilace, Distribuce vzduchu, Difuze plynů, Perfuze plic</w:t>
      </w:r>
    </w:p>
    <w:p w:rsidR="00000000" w:rsidDel="00000000" w:rsidP="00000000" w:rsidRDefault="00000000" w:rsidRPr="00000000" w14:paraId="000000BF">
      <w:pPr>
        <w:pageBreakBefore w:val="0"/>
        <w:numPr>
          <w:ilvl w:val="0"/>
          <w:numId w:val="3"/>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rtl w:val="0"/>
        </w:rPr>
        <w:t xml:space="preserve">CO</w:t>
      </w:r>
      <w:r w:rsidDel="00000000" w:rsidR="00000000" w:rsidRPr="00000000">
        <w:rPr>
          <w:rFonts w:ascii="Arial" w:cs="Arial" w:eastAsia="Arial" w:hAnsi="Arial"/>
          <w:sz w:val="13"/>
          <w:szCs w:val="13"/>
          <w:vertAlign w:val="subscript"/>
          <w:rtl w:val="0"/>
        </w:rPr>
        <w:t xml:space="preserve">2</w:t>
      </w:r>
      <w:r w:rsidDel="00000000" w:rsidR="00000000" w:rsidRPr="00000000">
        <w:rPr>
          <w:rFonts w:ascii="Arial" w:cs="Arial" w:eastAsia="Arial" w:hAnsi="Arial"/>
          <w:rtl w:val="0"/>
        </w:rPr>
        <w:t xml:space="preserve"> přenášený krví proniká do alveol a je vydechován</w:t>
      </w:r>
      <w:r w:rsidDel="00000000" w:rsidR="00000000" w:rsidRPr="00000000">
        <w:rPr>
          <w:rtl w:val="0"/>
        </w:rPr>
      </w:r>
    </w:p>
    <w:p w:rsidR="00000000" w:rsidDel="00000000" w:rsidP="00000000" w:rsidRDefault="00000000" w:rsidRPr="00000000" w14:paraId="000000C0">
      <w:pPr>
        <w:pageBreakBefore w:val="0"/>
        <w:numPr>
          <w:ilvl w:val="0"/>
          <w:numId w:val="3"/>
        </w:numPr>
        <w:spacing w:after="0" w:line="240" w:lineRule="auto"/>
        <w:ind w:left="720" w:hanging="360"/>
        <w:rPr>
          <w:rFonts w:ascii="Arial" w:cs="Arial" w:eastAsia="Arial" w:hAnsi="Arial"/>
          <w:sz w:val="20"/>
          <w:szCs w:val="20"/>
        </w:rPr>
      </w:pPr>
      <w:r w:rsidDel="00000000" w:rsidR="00000000" w:rsidRPr="00000000">
        <w:rPr>
          <w:rFonts w:ascii="Arial" w:cs="Arial" w:eastAsia="Arial" w:hAnsi="Arial"/>
          <w:rtl w:val="0"/>
        </w:rPr>
        <w:t xml:space="preserve">vdechovaný kyslík proniká do krve a je rozváděn ke tkáním</w:t>
      </w:r>
      <w:r w:rsidDel="00000000" w:rsidR="00000000" w:rsidRPr="00000000">
        <w:rPr>
          <w:rtl w:val="0"/>
        </w:rPr>
      </w:r>
    </w:p>
    <w:p w:rsidR="00000000" w:rsidDel="00000000" w:rsidP="00000000" w:rsidRDefault="00000000" w:rsidRPr="00000000" w14:paraId="000000C1">
      <w:pPr>
        <w:pageBreakBefore w:val="0"/>
        <w:numPr>
          <w:ilvl w:val="0"/>
          <w:numId w:val="5"/>
        </w:numPr>
        <w:spacing w:after="0" w:line="240" w:lineRule="auto"/>
        <w:ind w:left="720" w:hanging="360"/>
        <w:rPr>
          <w:rFonts w:ascii="Arial" w:cs="Arial" w:eastAsia="Arial" w:hAnsi="Arial"/>
        </w:rPr>
      </w:pPr>
      <w:r w:rsidDel="00000000" w:rsidR="00000000" w:rsidRPr="00000000">
        <w:rPr>
          <w:rFonts w:ascii="Arial" w:cs="Arial" w:eastAsia="Arial" w:hAnsi="Arial"/>
          <w:u w:val="single"/>
          <w:rtl w:val="0"/>
        </w:rPr>
        <w:t xml:space="preserve">plicní VENTILACE:</w:t>
      </w:r>
      <w:r w:rsidDel="00000000" w:rsidR="00000000" w:rsidRPr="00000000">
        <w:rPr>
          <w:rtl w:val="0"/>
        </w:rPr>
      </w:r>
    </w:p>
    <w:p w:rsidR="00000000" w:rsidDel="00000000" w:rsidP="00000000" w:rsidRDefault="00000000" w:rsidRPr="00000000" w14:paraId="000000C2">
      <w:pPr>
        <w:pageBreakBefore w:val="0"/>
        <w:numPr>
          <w:ilvl w:val="0"/>
          <w:numId w:val="8"/>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cyklická výměna vzduchu v plicích v průběhu nádechu (inspirium) a výdechu (expirium)</w:t>
      </w:r>
    </w:p>
    <w:p w:rsidR="00000000" w:rsidDel="00000000" w:rsidP="00000000" w:rsidRDefault="00000000" w:rsidRPr="00000000" w14:paraId="000000C3">
      <w:pPr>
        <w:pageBreakBefore w:val="0"/>
        <w:numPr>
          <w:ilvl w:val="0"/>
          <w:numId w:val="8"/>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zabezpečená kontrakcí dýchacích svalů</w:t>
      </w:r>
    </w:p>
    <w:p w:rsidR="00000000" w:rsidDel="00000000" w:rsidP="00000000" w:rsidRDefault="00000000" w:rsidRPr="00000000" w14:paraId="000000C4">
      <w:pPr>
        <w:pageBreakBefore w:val="0"/>
        <w:numPr>
          <w:ilvl w:val="0"/>
          <w:numId w:val="11"/>
        </w:numPr>
        <w:spacing w:after="0" w:line="240" w:lineRule="auto"/>
        <w:ind w:left="720" w:hanging="360"/>
        <w:rPr>
          <w:rFonts w:ascii="Arial" w:cs="Arial" w:eastAsia="Arial" w:hAnsi="Arial"/>
        </w:rPr>
      </w:pPr>
      <w:r w:rsidDel="00000000" w:rsidR="00000000" w:rsidRPr="00000000">
        <w:rPr>
          <w:rFonts w:ascii="Arial" w:cs="Arial" w:eastAsia="Arial" w:hAnsi="Arial"/>
          <w:u w:val="single"/>
          <w:rtl w:val="0"/>
        </w:rPr>
        <w:t xml:space="preserve">DISTRIBUCE vzduchu:</w:t>
      </w:r>
      <w:r w:rsidDel="00000000" w:rsidR="00000000" w:rsidRPr="00000000">
        <w:rPr>
          <w:rtl w:val="0"/>
        </w:rPr>
      </w:r>
    </w:p>
    <w:p w:rsidR="00000000" w:rsidDel="00000000" w:rsidP="00000000" w:rsidRDefault="00000000" w:rsidRPr="00000000" w14:paraId="000000C5">
      <w:pPr>
        <w:pageBreakBefore w:val="0"/>
        <w:numPr>
          <w:ilvl w:val="0"/>
          <w:numId w:val="14"/>
        </w:numPr>
        <w:spacing w:after="0" w:line="240" w:lineRule="auto"/>
        <w:ind w:left="1440" w:hanging="360"/>
        <w:rPr>
          <w:rFonts w:ascii="Arial" w:cs="Arial" w:eastAsia="Arial" w:hAnsi="Arial"/>
        </w:rPr>
      </w:pPr>
      <w:sdt>
        <w:sdtPr>
          <w:tag w:val="goog_rdk_6"/>
        </w:sdtPr>
        <w:sdtContent>
          <w:commentRangeStart w:id="3"/>
        </w:sdtContent>
      </w:sdt>
      <w:sdt>
        <w:sdtPr>
          <w:tag w:val="goog_rdk_7"/>
        </w:sdtPr>
        <w:sdtContent>
          <w:commentRangeStart w:id="4"/>
        </w:sdtContent>
      </w:sdt>
      <w:sdt>
        <w:sdtPr>
          <w:tag w:val="goog_rdk_8"/>
        </w:sdtPr>
        <w:sdtContent>
          <w:commentRangeStart w:id="5"/>
        </w:sdtContent>
      </w:sdt>
      <w:r w:rsidDel="00000000" w:rsidR="00000000" w:rsidRPr="00000000">
        <w:rPr>
          <w:rFonts w:ascii="Arial" w:cs="Arial" w:eastAsia="Arial" w:hAnsi="Arial"/>
          <w:rtl w:val="0"/>
        </w:rPr>
        <w:t xml:space="preserve">smíchání inspirovaného vzduchu se vzduchem, který zůstal v dýchacích cestách a v plicích po výdechu (1200 ml reziduální objem + 150 ml nevyužitých z aktuálního nádechu= anatomický mrtvý prostor = část vdechnutého vzduchu, která se neúčastní výměny plynů v alveolech)</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C6">
      <w:pPr>
        <w:pageBreakBefore w:val="0"/>
        <w:numPr>
          <w:ilvl w:val="0"/>
          <w:numId w:val="16"/>
        </w:numPr>
        <w:spacing w:after="0" w:line="240" w:lineRule="auto"/>
        <w:ind w:left="720" w:hanging="360"/>
        <w:rPr>
          <w:rFonts w:ascii="Arial" w:cs="Arial" w:eastAsia="Arial" w:hAnsi="Arial"/>
        </w:rPr>
      </w:pPr>
      <w:r w:rsidDel="00000000" w:rsidR="00000000" w:rsidRPr="00000000">
        <w:rPr>
          <w:rFonts w:ascii="Arial" w:cs="Arial" w:eastAsia="Arial" w:hAnsi="Arial"/>
          <w:u w:val="single"/>
          <w:rtl w:val="0"/>
        </w:rPr>
        <w:t xml:space="preserve">DIFUZE plynů:</w:t>
      </w:r>
      <w:r w:rsidDel="00000000" w:rsidR="00000000" w:rsidRPr="00000000">
        <w:rPr>
          <w:rtl w:val="0"/>
        </w:rPr>
      </w:r>
    </w:p>
    <w:p w:rsidR="00000000" w:rsidDel="00000000" w:rsidP="00000000" w:rsidRDefault="00000000" w:rsidRPr="00000000" w14:paraId="000000C7">
      <w:pPr>
        <w:pageBreakBefore w:val="0"/>
        <w:numPr>
          <w:ilvl w:val="0"/>
          <w:numId w:val="18"/>
        </w:numPr>
        <w:spacing w:after="0" w:line="240" w:lineRule="auto"/>
        <w:ind w:left="1440" w:hanging="360"/>
        <w:rPr>
          <w:rFonts w:ascii="Arial" w:cs="Arial" w:eastAsia="Arial" w:hAnsi="Arial"/>
        </w:rPr>
      </w:pPr>
      <w:r w:rsidDel="00000000" w:rsidR="00000000" w:rsidRPr="00000000">
        <w:rPr>
          <w:rFonts w:ascii="Arial" w:cs="Arial" w:eastAsia="Arial" w:hAnsi="Arial"/>
          <w:rtl w:val="0"/>
        </w:rPr>
        <w:t xml:space="preserve">pasivní transport látky na základě náhodného termického pohybu (Brownův pohyb)</w:t>
      </w:r>
    </w:p>
    <w:p w:rsidR="00000000" w:rsidDel="00000000" w:rsidP="00000000" w:rsidRDefault="00000000" w:rsidRPr="00000000" w14:paraId="000000C8">
      <w:pPr>
        <w:pageBreakBefore w:val="0"/>
        <w:numPr>
          <w:ilvl w:val="0"/>
          <w:numId w:val="18"/>
        </w:numPr>
        <w:spacing w:after="0" w:line="240" w:lineRule="auto"/>
        <w:ind w:left="1440" w:hanging="360"/>
        <w:rPr>
          <w:rFonts w:ascii="Arial" w:cs="Arial" w:eastAsia="Arial" w:hAnsi="Arial"/>
          <w:color w:val="000000"/>
        </w:rPr>
      </w:pPr>
      <w:r w:rsidDel="00000000" w:rsidR="00000000" w:rsidRPr="00000000">
        <w:rPr>
          <w:rFonts w:ascii="Arial" w:cs="Arial" w:eastAsia="Arial" w:hAnsi="Arial"/>
          <w:rtl w:val="0"/>
        </w:rPr>
        <w:t xml:space="preserve">Netto difuze: na jedné straně jiná koncentrace látky než na druhé</w:t>
      </w:r>
      <w:r w:rsidDel="00000000" w:rsidR="00000000" w:rsidRPr="00000000">
        <w:rPr>
          <w:rtl w:val="0"/>
        </w:rPr>
      </w:r>
    </w:p>
    <w:p w:rsidR="00000000" w:rsidDel="00000000" w:rsidP="00000000" w:rsidRDefault="00000000" w:rsidRPr="00000000" w14:paraId="000000C9">
      <w:pPr>
        <w:pageBreakBefore w:val="0"/>
        <w:numPr>
          <w:ilvl w:val="0"/>
          <w:numId w:val="39"/>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1. Fickův zákon – popisuje difuzní tok J = A * D * dc/dx</w:t>
      </w:r>
    </w:p>
    <w:p w:rsidR="00000000" w:rsidDel="00000000" w:rsidP="00000000" w:rsidRDefault="00000000" w:rsidRPr="00000000" w14:paraId="000000CA">
      <w:pPr>
        <w:pageBreakBefore w:val="0"/>
        <w:spacing w:after="0" w:line="240" w:lineRule="auto"/>
        <w:ind w:left="2160" w:firstLine="72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kde: difuzní tok J = n/t [mol/s], A: plocha na které difuze probíhá, D: difuzní koeficient, </w:t>
      </w:r>
      <w:r w:rsidDel="00000000" w:rsidR="00000000" w:rsidRPr="00000000">
        <w:rPr>
          <w:rtl w:val="0"/>
        </w:rPr>
      </w:r>
    </w:p>
    <w:p w:rsidR="00000000" w:rsidDel="00000000" w:rsidP="00000000" w:rsidRDefault="00000000" w:rsidRPr="00000000" w14:paraId="000000CB">
      <w:pPr>
        <w:pageBreakBefore w:val="0"/>
        <w:spacing w:after="0" w:line="240" w:lineRule="auto"/>
        <w:ind w:left="2160" w:firstLine="72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c: koncentrace látky</w:t>
      </w:r>
      <w:r w:rsidDel="00000000" w:rsidR="00000000" w:rsidRPr="00000000">
        <w:rPr>
          <w:rtl w:val="0"/>
        </w:rPr>
      </w:r>
    </w:p>
    <w:p w:rsidR="00000000" w:rsidDel="00000000" w:rsidP="00000000" w:rsidRDefault="00000000" w:rsidRPr="00000000" w14:paraId="000000CC">
      <w:pPr>
        <w:pageBreakBefore w:val="0"/>
        <w:numPr>
          <w:ilvl w:val="0"/>
          <w:numId w:val="41"/>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rtl w:val="0"/>
        </w:rPr>
        <w:t xml:space="preserve">2. Fickův zákon – predikuje vývoj koncentrace v čase </w:t>
      </w:r>
      <w:r w:rsidDel="00000000" w:rsidR="00000000" w:rsidRPr="00000000">
        <w:rPr>
          <w:rFonts w:ascii="Arial" w:cs="Arial" w:eastAsia="Arial" w:hAnsi="Arial"/>
          <w:color w:val="000000"/>
        </w:rPr>
        <w:drawing>
          <wp:inline distB="0" distT="0" distL="0" distR="0">
            <wp:extent cx="1065530" cy="230505"/>
            <wp:effectExtent b="0" l="0" r="0" t="0"/>
            <wp:docPr id="120862"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1065530" cy="23050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numPr>
          <w:ilvl w:val="0"/>
          <w:numId w:val="43"/>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Difuze O</w:t>
      </w:r>
      <w:r w:rsidDel="00000000" w:rsidR="00000000" w:rsidRPr="00000000">
        <w:rPr>
          <w:rFonts w:ascii="Arial" w:cs="Arial" w:eastAsia="Arial" w:hAnsi="Arial"/>
          <w:color w:val="000000"/>
          <w:sz w:val="13"/>
          <w:szCs w:val="13"/>
          <w:vertAlign w:val="subscript"/>
          <w:rtl w:val="0"/>
        </w:rPr>
        <w:t xml:space="preserve">2</w:t>
      </w:r>
      <w:r w:rsidDel="00000000" w:rsidR="00000000" w:rsidRPr="00000000">
        <w:rPr>
          <w:rFonts w:ascii="Arial" w:cs="Arial" w:eastAsia="Arial" w:hAnsi="Arial"/>
          <w:color w:val="000000"/>
          <w:rtl w:val="0"/>
        </w:rPr>
        <w:t xml:space="preserve"> &lt;-&gt; CO</w:t>
      </w:r>
      <w:r w:rsidDel="00000000" w:rsidR="00000000" w:rsidRPr="00000000">
        <w:rPr>
          <w:rFonts w:ascii="Arial" w:cs="Arial" w:eastAsia="Arial" w:hAnsi="Arial"/>
          <w:color w:val="000000"/>
          <w:sz w:val="13"/>
          <w:szCs w:val="13"/>
          <w:vertAlign w:val="subscript"/>
          <w:rtl w:val="0"/>
        </w:rPr>
        <w:t xml:space="preserve">2</w:t>
      </w:r>
      <w:r w:rsidDel="00000000" w:rsidR="00000000" w:rsidRPr="00000000">
        <w:rPr>
          <w:rFonts w:ascii="Arial" w:cs="Arial" w:eastAsia="Arial" w:hAnsi="Arial"/>
          <w:color w:val="000000"/>
          <w:rtl w:val="0"/>
        </w:rPr>
        <w:t xml:space="preserve"> přes alveokapilární membránu</w:t>
      </w:r>
    </w:p>
    <w:p w:rsidR="00000000" w:rsidDel="00000000" w:rsidP="00000000" w:rsidRDefault="00000000" w:rsidRPr="00000000" w14:paraId="000000CE">
      <w:pPr>
        <w:pageBreakBefore w:val="0"/>
        <w:spacing w:after="0" w:line="240" w:lineRule="auto"/>
        <w:ind w:left="1440" w:firstLine="0"/>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-&gt; uskutečňuje se jen v oblastech plic, ve kterých přichází do nepřímého kontaktu protékající krev a ventilovaný vzduch a v nichž je současně rozdíl parciálních tlaků</w:t>
      </w:r>
      <w:r w:rsidDel="00000000" w:rsidR="00000000" w:rsidRPr="00000000">
        <w:rPr>
          <w:rtl w:val="0"/>
        </w:rPr>
      </w:r>
    </w:p>
    <w:p w:rsidR="00000000" w:rsidDel="00000000" w:rsidP="00000000" w:rsidRDefault="00000000" w:rsidRPr="00000000" w14:paraId="000000CF">
      <w:pPr>
        <w:pageBreakBefore w:val="0"/>
        <w:numPr>
          <w:ilvl w:val="0"/>
          <w:numId w:val="26"/>
        </w:numPr>
        <w:spacing w:after="0" w:line="240" w:lineRule="auto"/>
        <w:ind w:left="720" w:hanging="360"/>
        <w:rPr>
          <w:rFonts w:ascii="Arial" w:cs="Arial" w:eastAsia="Arial" w:hAnsi="Arial"/>
          <w:color w:val="000000"/>
        </w:rPr>
      </w:pPr>
      <w:r w:rsidDel="00000000" w:rsidR="00000000" w:rsidRPr="00000000">
        <w:rPr>
          <w:rFonts w:ascii="Arial" w:cs="Arial" w:eastAsia="Arial" w:hAnsi="Arial"/>
          <w:color w:val="000000"/>
          <w:u w:val="single"/>
          <w:rtl w:val="0"/>
        </w:rPr>
        <w:t xml:space="preserve">PERFUZE plic:</w:t>
      </w:r>
      <w:r w:rsidDel="00000000" w:rsidR="00000000" w:rsidRPr="00000000">
        <w:rPr>
          <w:rFonts w:ascii="Arial" w:cs="Arial" w:eastAsia="Arial" w:hAnsi="Arial"/>
          <w:color w:val="000000"/>
          <w:rtl w:val="0"/>
        </w:rPr>
        <w:t xml:space="preserve"> (průtok tekutiny určitým prostředím)</w:t>
      </w:r>
    </w:p>
    <w:p w:rsidR="00000000" w:rsidDel="00000000" w:rsidP="00000000" w:rsidRDefault="00000000" w:rsidRPr="00000000" w14:paraId="000000D0">
      <w:pPr>
        <w:pageBreakBefore w:val="0"/>
        <w:numPr>
          <w:ilvl w:val="0"/>
          <w:numId w:val="27"/>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000000"/>
          <w:rtl w:val="0"/>
        </w:rPr>
        <w:t xml:space="preserve">cirkulace plynu plicním řečištěm</w:t>
      </w:r>
    </w:p>
    <w:p w:rsidR="00000000" w:rsidDel="00000000" w:rsidP="00000000" w:rsidRDefault="00000000" w:rsidRPr="00000000" w14:paraId="000000D1">
      <w:pPr>
        <w:pageBreakBefore w:val="0"/>
        <w:numPr>
          <w:ilvl w:val="0"/>
          <w:numId w:val="27"/>
        </w:numPr>
        <w:spacing w:after="0" w:line="240" w:lineRule="auto"/>
        <w:ind w:left="1440" w:hanging="360"/>
        <w:rPr>
          <w:rFonts w:ascii="Arial" w:cs="Arial" w:eastAsia="Arial" w:hAnsi="Arial"/>
          <w:color w:val="000000"/>
        </w:rPr>
      </w:pPr>
      <w:r w:rsidDel="00000000" w:rsidR="00000000" w:rsidRPr="00000000">
        <w:rPr>
          <w:rFonts w:ascii="Arial" w:cs="Arial" w:eastAsia="Arial" w:hAnsi="Arial"/>
          <w:color w:val="212529"/>
          <w:highlight w:val="white"/>
          <w:rtl w:val="0"/>
        </w:rPr>
        <w:t xml:space="preserve">přivádění odkysličené krve k </w:t>
      </w:r>
      <w:r w:rsidDel="00000000" w:rsidR="00000000" w:rsidRPr="00000000">
        <w:rPr>
          <w:rFonts w:ascii="Arial" w:cs="Arial" w:eastAsia="Arial" w:hAnsi="Arial"/>
          <w:color w:val="212529"/>
          <w:rtl w:val="0"/>
        </w:rPr>
        <w:t xml:space="preserve">alveolám</w:t>
      </w:r>
      <w:r w:rsidDel="00000000" w:rsidR="00000000" w:rsidRPr="00000000">
        <w:rPr>
          <w:rFonts w:ascii="Arial" w:cs="Arial" w:eastAsia="Arial" w:hAnsi="Arial"/>
          <w:color w:val="212529"/>
          <w:highlight w:val="white"/>
          <w:rtl w:val="0"/>
        </w:rPr>
        <w:t xml:space="preserve"> a odvádění okysličené krve</w:t>
      </w:r>
      <w:r w:rsidDel="00000000" w:rsidR="00000000" w:rsidRPr="00000000">
        <w:rPr>
          <w:rtl w:val="0"/>
        </w:rPr>
      </w:r>
    </w:p>
    <w:p w:rsidR="00000000" w:rsidDel="00000000" w:rsidP="00000000" w:rsidRDefault="00000000" w:rsidRPr="00000000" w14:paraId="000000D2">
      <w:pPr>
        <w:pageBreakBefore w:val="0"/>
        <w:numPr>
          <w:ilvl w:val="0"/>
          <w:numId w:val="27"/>
        </w:numPr>
        <w:spacing w:after="20" w:line="240" w:lineRule="auto"/>
        <w:ind w:left="1440" w:hanging="360"/>
        <w:rPr>
          <w:rFonts w:ascii="Arial" w:cs="Arial" w:eastAsia="Arial" w:hAnsi="Arial"/>
          <w:color w:val="212529"/>
        </w:rPr>
      </w:pPr>
      <w:r w:rsidDel="00000000" w:rsidR="00000000" w:rsidRPr="00000000">
        <w:rPr>
          <w:rFonts w:ascii="Arial" w:cs="Arial" w:eastAsia="Arial" w:hAnsi="Arial"/>
          <w:color w:val="212529"/>
          <w:rtl w:val="0"/>
        </w:rPr>
        <w:t xml:space="preserve">snížená perfuze → přenos sníženého množství O</w:t>
      </w:r>
      <w:r w:rsidDel="00000000" w:rsidR="00000000" w:rsidRPr="00000000">
        <w:rPr>
          <w:rFonts w:ascii="Arial" w:cs="Arial" w:eastAsia="Arial" w:hAnsi="Arial"/>
          <w:color w:val="212529"/>
          <w:sz w:val="16"/>
          <w:szCs w:val="16"/>
          <w:rtl w:val="0"/>
        </w:rPr>
        <w:t xml:space="preserve">2</w:t>
      </w:r>
      <w:r w:rsidDel="00000000" w:rsidR="00000000" w:rsidRPr="00000000">
        <w:rPr>
          <w:rFonts w:ascii="Arial" w:cs="Arial" w:eastAsia="Arial" w:hAnsi="Arial"/>
          <w:color w:val="212529"/>
          <w:rtl w:val="0"/>
        </w:rPr>
        <w:t xml:space="preserve"> a CO</w:t>
      </w:r>
      <w:r w:rsidDel="00000000" w:rsidR="00000000" w:rsidRPr="00000000">
        <w:rPr>
          <w:rFonts w:ascii="Arial" w:cs="Arial" w:eastAsia="Arial" w:hAnsi="Arial"/>
          <w:color w:val="212529"/>
          <w:sz w:val="16"/>
          <w:szCs w:val="16"/>
          <w:rtl w:val="0"/>
        </w:rPr>
        <w:t xml:space="preserve">2</w:t>
      </w:r>
      <w:r w:rsidDel="00000000" w:rsidR="00000000" w:rsidRPr="00000000">
        <w:rPr>
          <w:rFonts w:ascii="Arial" w:cs="Arial" w:eastAsia="Arial" w:hAnsi="Arial"/>
          <w:color w:val="212529"/>
          <w:rtl w:val="0"/>
        </w:rPr>
        <w:t xml:space="preserve"> krví → plicní hypertenze → zvětšení pravého srdce</w:t>
      </w:r>
    </w:p>
    <w:p w:rsidR="00000000" w:rsidDel="00000000" w:rsidP="00000000" w:rsidRDefault="00000000" w:rsidRPr="00000000" w14:paraId="000000D3">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u w:val="single"/>
          <w:rtl w:val="0"/>
        </w:rPr>
        <w:t xml:space="preserve">Vnitřní dýchání</w:t>
      </w:r>
      <w:r w:rsidDel="00000000" w:rsidR="00000000" w:rsidRPr="00000000">
        <w:rPr>
          <w:rFonts w:ascii="Arial" w:cs="Arial" w:eastAsia="Arial" w:hAnsi="Arial"/>
          <w:rtl w:val="0"/>
        </w:rPr>
        <w:t xml:space="preserve"> (tkáňová respirace) – ve tkáni</w:t>
      </w:r>
      <w:r w:rsidDel="00000000" w:rsidR="00000000" w:rsidRPr="00000000">
        <w:rPr>
          <w:rtl w:val="0"/>
        </w:rPr>
      </w:r>
    </w:p>
    <w:p w:rsidR="00000000" w:rsidDel="00000000" w:rsidP="00000000" w:rsidRDefault="00000000" w:rsidRPr="00000000" w14:paraId="000000D4">
      <w:pPr>
        <w:pageBreakBefore w:val="0"/>
        <w:spacing w:after="0" w:line="240" w:lineRule="auto"/>
        <w:rPr>
          <w:rFonts w:ascii="Arial" w:cs="Arial" w:eastAsia="Arial" w:hAnsi="Arial"/>
          <w:color w:val="000000"/>
        </w:rPr>
      </w:pPr>
      <w:r w:rsidDel="00000000" w:rsidR="00000000" w:rsidRPr="00000000">
        <w:rPr>
          <w:rFonts w:ascii="Arial" w:cs="Arial" w:eastAsia="Arial" w:hAnsi="Arial"/>
          <w:color w:val="000000"/>
          <w:rtl w:val="0"/>
        </w:rPr>
        <w:t xml:space="preserve">= difuze O</w:t>
      </w:r>
      <w:r w:rsidDel="00000000" w:rsidR="00000000" w:rsidRPr="00000000">
        <w:rPr>
          <w:rFonts w:ascii="Arial" w:cs="Arial" w:eastAsia="Arial" w:hAnsi="Arial"/>
          <w:color w:val="000000"/>
          <w:vertAlign w:val="subscript"/>
          <w:rtl w:val="0"/>
        </w:rPr>
        <w:t xml:space="preserve">2</w:t>
      </w:r>
      <w:r w:rsidDel="00000000" w:rsidR="00000000" w:rsidRPr="00000000">
        <w:rPr>
          <w:rFonts w:ascii="Arial" w:cs="Arial" w:eastAsia="Arial" w:hAnsi="Arial"/>
          <w:color w:val="000000"/>
          <w:rtl w:val="0"/>
        </w:rPr>
        <w:t xml:space="preserve"> a CO</w:t>
      </w:r>
      <w:r w:rsidDel="00000000" w:rsidR="00000000" w:rsidRPr="00000000">
        <w:rPr>
          <w:rFonts w:ascii="Arial" w:cs="Arial" w:eastAsia="Arial" w:hAnsi="Arial"/>
          <w:color w:val="000000"/>
          <w:vertAlign w:val="subscript"/>
          <w:rtl w:val="0"/>
        </w:rPr>
        <w:t xml:space="preserve">2</w:t>
      </w:r>
      <w:r w:rsidDel="00000000" w:rsidR="00000000" w:rsidRPr="00000000">
        <w:rPr>
          <w:rFonts w:ascii="Arial" w:cs="Arial" w:eastAsia="Arial" w:hAnsi="Arial"/>
          <w:color w:val="000000"/>
          <w:rtl w:val="0"/>
        </w:rPr>
        <w:t xml:space="preserve"> mezi krví a tkání ve směru gradientu parciálních tlaků</w:t>
      </w:r>
    </w:p>
    <w:p w:rsidR="00000000" w:rsidDel="00000000" w:rsidP="00000000" w:rsidRDefault="00000000" w:rsidRPr="00000000" w14:paraId="000000D5">
      <w:pPr>
        <w:pageBreakBefore w:val="0"/>
        <w:rPr>
          <w:rFonts w:ascii="Arial" w:cs="Arial" w:eastAsia="Arial" w:hAnsi="Arial"/>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Mechanismus plicní ventilace </w:t>
      </w: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Klidný nádech:</w:t>
      </w:r>
    </w:p>
    <w:p w:rsidR="00000000" w:rsidDel="00000000" w:rsidP="00000000" w:rsidRDefault="00000000" w:rsidRPr="00000000" w14:paraId="000000D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ko</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ntrakce bránice a  vnějších mezižeberních svalů</w:t>
      </w:r>
    </w:p>
    <w:p w:rsidR="00000000" w:rsidDel="00000000" w:rsidP="00000000" w:rsidRDefault="00000000" w:rsidRPr="00000000" w14:paraId="000000D9">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negativita P</w:t>
      </w:r>
      <w:r w:rsidDel="00000000" w:rsidR="00000000" w:rsidRPr="00000000">
        <w:rPr>
          <w:rFonts w:ascii="Arial" w:cs="Arial" w:eastAsia="Arial" w:hAnsi="Arial"/>
          <w:b w:val="0"/>
          <w:i w:val="0"/>
          <w:smallCaps w:val="0"/>
          <w:strike w:val="0"/>
          <w:color w:val="000000"/>
          <w:u w:val="none"/>
          <w:shd w:fill="auto" w:val="clear"/>
          <w:vertAlign w:val="subscript"/>
          <w:rtl w:val="0"/>
        </w:rPr>
        <w:t xml:space="preserve">Pl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(pleurální tlak)</w:t>
      </w:r>
    </w:p>
    <w:p w:rsidR="00000000" w:rsidDel="00000000" w:rsidP="00000000" w:rsidRDefault="00000000" w:rsidRPr="00000000" w14:paraId="000000DA">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negativita P</w:t>
      </w:r>
      <w:r w:rsidDel="00000000" w:rsidR="00000000" w:rsidRPr="00000000">
        <w:rPr>
          <w:rFonts w:ascii="Arial" w:cs="Arial" w:eastAsia="Arial" w:hAnsi="Arial"/>
          <w:b w:val="0"/>
          <w:i w:val="0"/>
          <w:smallCaps w:val="0"/>
          <w:strike w:val="0"/>
          <w:color w:val="000000"/>
          <w:u w:val="none"/>
          <w:shd w:fill="auto" w:val="clear"/>
          <w:vertAlign w:val="subscript"/>
          <w:rtl w:val="0"/>
        </w:rPr>
        <w:t xml:space="preserve">P </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(intrapulmonální tlak)</w:t>
      </w:r>
    </w:p>
    <w:p w:rsidR="00000000" w:rsidDel="00000000" w:rsidP="00000000" w:rsidRDefault="00000000" w:rsidRPr="00000000" w14:paraId="000000DB">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vznik tlakového gradientu (z vnějšku-dovnitř)</w:t>
      </w:r>
    </w:p>
    <w:p w:rsidR="00000000" w:rsidDel="00000000" w:rsidP="00000000" w:rsidRDefault="00000000" w:rsidRPr="00000000" w14:paraId="000000DC">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inspirační průtok </w:t>
      </w:r>
    </w:p>
    <w:p w:rsidR="00000000" w:rsidDel="00000000" w:rsidP="00000000" w:rsidRDefault="00000000" w:rsidRPr="00000000" w14:paraId="000000DD">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inspirační plicní objem</w:t>
      </w:r>
    </w:p>
    <w:p w:rsidR="00000000" w:rsidDel="00000000" w:rsidP="00000000" w:rsidRDefault="00000000" w:rsidRPr="00000000" w14:paraId="000000DE">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Arial" w:cs="Arial" w:eastAsia="Arial" w:hAnsi="Arial"/>
          <w:b w:val="0"/>
          <w:i w:val="0"/>
          <w:smallCaps w:val="0"/>
          <w:strike w:val="0"/>
          <w:color w:val="000000"/>
          <w:sz w:val="22"/>
          <w:szCs w:val="22"/>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Klidný výdech:</w:t>
      </w:r>
    </w:p>
    <w:p w:rsidR="00000000" w:rsidDel="00000000" w:rsidP="00000000" w:rsidRDefault="00000000" w:rsidRPr="00000000" w14:paraId="000000DF">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pasivní pohyb (relaxace) bránice nahoru a retrakční síla plic a hrudníku</w:t>
      </w:r>
    </w:p>
    <w:p w:rsidR="00000000" w:rsidDel="00000000" w:rsidP="00000000" w:rsidRDefault="00000000" w:rsidRPr="00000000" w14:paraId="000000E0">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lehce pozitivní P</w:t>
      </w:r>
      <w:r w:rsidDel="00000000" w:rsidR="00000000" w:rsidRPr="00000000">
        <w:rPr>
          <w:rFonts w:ascii="Arial" w:cs="Arial" w:eastAsia="Arial" w:hAnsi="Arial"/>
          <w:b w:val="0"/>
          <w:i w:val="0"/>
          <w:smallCaps w:val="0"/>
          <w:strike w:val="0"/>
          <w:color w:val="000000"/>
          <w:u w:val="none"/>
          <w:shd w:fill="auto" w:val="clear"/>
          <w:vertAlign w:val="subscript"/>
          <w:rtl w:val="0"/>
        </w:rPr>
        <w:t xml:space="preserve">P</w:t>
      </w:r>
      <w:r w:rsidDel="00000000" w:rsidR="00000000" w:rsidRPr="00000000">
        <w:rPr>
          <w:rFonts w:ascii="Arial" w:cs="Arial" w:eastAsia="Arial" w:hAnsi="Arial"/>
          <w:b w:val="0"/>
          <w:i w:val="0"/>
          <w:smallCaps w:val="0"/>
          <w:strike w:val="0"/>
          <w:color w:val="000000"/>
          <w:u w:val="none"/>
          <w:shd w:fill="auto" w:val="clear"/>
          <w:vertAlign w:val="baseline"/>
          <w:rtl w:val="0"/>
        </w:rPr>
        <w:t xml:space="preserve"> při malé negativitě P</w:t>
      </w:r>
      <w:r w:rsidDel="00000000" w:rsidR="00000000" w:rsidRPr="00000000">
        <w:rPr>
          <w:rFonts w:ascii="Arial" w:cs="Arial" w:eastAsia="Arial" w:hAnsi="Arial"/>
          <w:b w:val="0"/>
          <w:i w:val="0"/>
          <w:smallCaps w:val="0"/>
          <w:strike w:val="0"/>
          <w:color w:val="000000"/>
          <w:u w:val="none"/>
          <w:shd w:fill="auto" w:val="clear"/>
          <w:vertAlign w:val="subscript"/>
          <w:rtl w:val="0"/>
        </w:rPr>
        <w:t xml:space="preserve">Pl</w:t>
      </w:r>
      <w:r w:rsidDel="00000000" w:rsidR="00000000" w:rsidRPr="00000000">
        <w:rPr>
          <w:rtl w:val="0"/>
        </w:rPr>
      </w:r>
    </w:p>
    <w:p w:rsidR="00000000" w:rsidDel="00000000" w:rsidP="00000000" w:rsidRDefault="00000000" w:rsidRPr="00000000" w14:paraId="000000E1">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hd w:fill="auto" w:val="clear"/>
          <w:vertAlign w:val="baseline"/>
        </w:rPr>
      </w:pPr>
      <w:r w:rsidDel="00000000" w:rsidR="00000000" w:rsidRPr="00000000">
        <w:rPr>
          <w:rFonts w:ascii="Arial" w:cs="Arial" w:eastAsia="Arial" w:hAnsi="Arial"/>
          <w:b w:val="0"/>
          <w:i w:val="0"/>
          <w:smallCaps w:val="0"/>
          <w:strike w:val="0"/>
          <w:color w:val="000000"/>
          <w:u w:val="none"/>
          <w:shd w:fill="auto" w:val="clear"/>
          <w:vertAlign w:val="baseline"/>
          <w:rtl w:val="0"/>
        </w:rPr>
        <w:t xml:space="preserve">vznik tlakového gradientu (zevnitř-ven)</w:t>
      </w:r>
    </w:p>
    <w:p w:rsidR="00000000" w:rsidDel="00000000" w:rsidP="00000000" w:rsidRDefault="00000000" w:rsidRPr="00000000" w14:paraId="000000E2">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expirační průtok vzduchu</w:t>
      </w:r>
    </w:p>
    <w:p w:rsidR="00000000" w:rsidDel="00000000" w:rsidP="00000000" w:rsidRDefault="00000000" w:rsidRPr="00000000" w14:paraId="000000E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expirační plicní objem</w:t>
      </w:r>
    </w:p>
    <w:p w:rsidR="00000000" w:rsidDel="00000000" w:rsidP="00000000" w:rsidRDefault="00000000" w:rsidRPr="00000000" w14:paraId="000000E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5">
      <w:pPr>
        <w:pStyle w:val="Heading2"/>
        <w:pageBreakBefore w:val="0"/>
        <w:spacing w:after="0" w:before="0" w:lineRule="auto"/>
        <w:rPr>
          <w:b w:val="0"/>
        </w:rPr>
      </w:pPr>
      <w:r w:rsidDel="00000000" w:rsidR="00000000" w:rsidRPr="00000000">
        <w:rPr>
          <w:rFonts w:ascii="Arial" w:cs="Arial" w:eastAsia="Arial" w:hAnsi="Arial"/>
          <w:b w:val="0"/>
          <w:sz w:val="22"/>
          <w:szCs w:val="22"/>
          <w:u w:val="single"/>
          <w:rtl w:val="0"/>
        </w:rPr>
        <w:t xml:space="preserve">Děje na alveolární membráně</w:t>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Alveokapilární membrána: tenká vrstva (0,6–2 μm), součást plicních alveol, celková velikost: 60–160 m</w:t>
      </w:r>
      <w:r w:rsidDel="00000000" w:rsidR="00000000" w:rsidRPr="00000000">
        <w:rPr>
          <w:rFonts w:ascii="Arial" w:cs="Arial" w:eastAsia="Arial" w:hAnsi="Arial"/>
          <w:b w:val="0"/>
          <w:i w:val="0"/>
          <w:smallCaps w:val="0"/>
          <w:strike w:val="0"/>
          <w:color w:val="000000"/>
          <w:u w:val="none"/>
          <w:shd w:fill="auto" w:val="clear"/>
          <w:vertAlign w:val="superscript"/>
          <w:rtl w:val="0"/>
        </w:rPr>
        <w:t xml:space="preserve">2</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difuze O</w:t>
      </w:r>
      <w:r w:rsidDel="00000000" w:rsidR="00000000" w:rsidRPr="00000000">
        <w:rPr>
          <w:rFonts w:ascii="Arial" w:cs="Arial" w:eastAsia="Arial" w:hAnsi="Arial"/>
          <w:b w:val="0"/>
          <w:i w:val="0"/>
          <w:smallCaps w:val="0"/>
          <w:strike w:val="0"/>
          <w:color w:val="00000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přes alveolokapilární membránu do krve</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difuze CO</w:t>
      </w:r>
      <w:r w:rsidDel="00000000" w:rsidR="00000000" w:rsidRPr="00000000">
        <w:rPr>
          <w:rFonts w:ascii="Arial" w:cs="Arial" w:eastAsia="Arial" w:hAnsi="Arial"/>
          <w:b w:val="0"/>
          <w:i w:val="0"/>
          <w:smallCaps w:val="0"/>
          <w:strike w:val="0"/>
          <w:color w:val="000000"/>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 krve do lumina alveolů</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Difuze O</w:t>
      </w:r>
      <w:r w:rsidDel="00000000" w:rsidR="00000000" w:rsidRPr="00000000">
        <w:rPr>
          <w:rFonts w:ascii="Arial" w:cs="Arial" w:eastAsia="Arial" w:hAnsi="Arial"/>
          <w:b w:val="0"/>
          <w:i w:val="0"/>
          <w:smallCaps w:val="0"/>
          <w:strike w:val="0"/>
          <w:color w:val="000000"/>
          <w:sz w:val="13"/>
          <w:szCs w:val="1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 CO</w:t>
      </w:r>
      <w:r w:rsidDel="00000000" w:rsidR="00000000" w:rsidRPr="00000000">
        <w:rPr>
          <w:rFonts w:ascii="Arial" w:cs="Arial" w:eastAsia="Arial" w:hAnsi="Arial"/>
          <w:b w:val="0"/>
          <w:i w:val="0"/>
          <w:smallCaps w:val="0"/>
          <w:strike w:val="0"/>
          <w:color w:val="000000"/>
          <w:sz w:val="13"/>
          <w:szCs w:val="13"/>
          <w:u w:val="none"/>
          <w:shd w:fill="auto" w:val="clear"/>
          <w:vertAlign w:val="subscript"/>
          <w:rtl w:val="0"/>
        </w:rPr>
        <w:t xml:space="preserve">2</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0" distT="0" distL="0" distR="0">
            <wp:extent cx="1343660" cy="365760"/>
            <wp:effectExtent b="0" l="0" r="0" t="0"/>
            <wp:docPr id="120863" name="image23.png"/>
            <a:graphic>
              <a:graphicData uri="http://schemas.openxmlformats.org/drawingml/2006/picture">
                <pic:pic>
                  <pic:nvPicPr>
                    <pic:cNvPr id="0" name="image23.png"/>
                    <pic:cNvPicPr preferRelativeResize="0"/>
                  </pic:nvPicPr>
                  <pic:blipFill>
                    <a:blip r:embed="rId39"/>
                    <a:srcRect b="0" l="0" r="0" t="0"/>
                    <a:stretch>
                      <a:fillRect/>
                    </a:stretch>
                  </pic:blipFill>
                  <pic:spPr>
                    <a:xfrm>
                      <a:off x="0" y="0"/>
                      <a:ext cx="1343660" cy="36576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[m</w:t>
      </w:r>
      <w:r w:rsidDel="00000000" w:rsidR="00000000" w:rsidRPr="00000000">
        <w:rPr>
          <w:rFonts w:ascii="Arial" w:cs="Arial" w:eastAsia="Arial" w:hAnsi="Arial"/>
          <w:b w:val="0"/>
          <w:i w:val="0"/>
          <w:smallCaps w:val="0"/>
          <w:strike w:val="0"/>
          <w:color w:val="000000"/>
          <w:sz w:val="13"/>
          <w:szCs w:val="13"/>
          <w:u w:val="none"/>
          <w:shd w:fill="auto" w:val="clear"/>
          <w:vertAlign w:val="superscript"/>
          <w:rtl w:val="0"/>
        </w:rPr>
        <w:t xml:space="preserve">3</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 </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difuzní plocha, K: Kroghův difúzní koeficient, d: tloušťka membrány</w:t>
      </w:r>
      <w:r w:rsidDel="00000000" w:rsidR="00000000" w:rsidRPr="00000000">
        <w:rPr>
          <w:rtl w:val="0"/>
        </w:rPr>
      </w:r>
    </w:p>
    <w:p w:rsidR="00000000" w:rsidDel="00000000" w:rsidP="00000000" w:rsidRDefault="00000000" w:rsidRPr="00000000" w14:paraId="000000EB">
      <w:pPr>
        <w:pageBreakBefore w:val="0"/>
        <w:spacing w:after="0" w:line="240" w:lineRule="auto"/>
        <w:rPr>
          <w:rFonts w:ascii="Arial" w:cs="Arial" w:eastAsia="Arial" w:hAnsi="Arial"/>
          <w:color w:val="000000"/>
        </w:rPr>
      </w:pPr>
      <w:r w:rsidDel="00000000" w:rsidR="00000000" w:rsidRPr="00000000">
        <w:rPr>
          <w:rtl w:val="0"/>
        </w:rPr>
      </w:r>
    </w:p>
    <w:p w:rsidR="00000000" w:rsidDel="00000000" w:rsidP="00000000" w:rsidRDefault="00000000" w:rsidRPr="00000000" w14:paraId="000000EC">
      <w:pPr>
        <w:pageBreakBefore w:val="0"/>
        <w:shd w:fill="ffffff" w:val="clear"/>
        <w:spacing w:after="0" w:before="280" w:line="240" w:lineRule="auto"/>
        <w:rPr>
          <w:rFonts w:ascii="Arial" w:cs="Arial" w:eastAsia="Arial" w:hAnsi="Arial"/>
          <w:b w:val="1"/>
          <w:color w:val="202122"/>
        </w:rPr>
      </w:pPr>
      <w:r w:rsidDel="00000000" w:rsidR="00000000" w:rsidRPr="00000000">
        <w:rPr>
          <w:rFonts w:ascii="Arial" w:cs="Arial" w:eastAsia="Arial" w:hAnsi="Arial"/>
          <w:b w:val="1"/>
          <w:color w:val="202122"/>
          <w:rtl w:val="0"/>
        </w:rPr>
        <w:t xml:space="preserve">Hemodialýza</w:t>
      </w:r>
    </w:p>
    <w:p w:rsidR="00000000" w:rsidDel="00000000" w:rsidP="00000000" w:rsidRDefault="00000000" w:rsidRPr="00000000" w14:paraId="000000ED">
      <w:pPr>
        <w:pageBreakBefore w:val="0"/>
        <w:shd w:fill="ffffff" w:val="clear"/>
        <w:spacing w:after="24" w:before="0" w:line="240" w:lineRule="auto"/>
        <w:jc w:val="both"/>
        <w:rPr>
          <w:rFonts w:ascii="Arial" w:cs="Arial" w:eastAsia="Arial" w:hAnsi="Arial"/>
          <w:color w:val="202122"/>
        </w:rPr>
      </w:pPr>
      <w:r w:rsidDel="00000000" w:rsidR="00000000" w:rsidRPr="00000000">
        <w:rPr>
          <w:rFonts w:ascii="Arial" w:cs="Arial" w:eastAsia="Arial" w:hAnsi="Arial"/>
          <w:color w:val="202122"/>
          <w:rtl w:val="0"/>
        </w:rPr>
        <w:t xml:space="preserve">M</w:t>
      </w:r>
      <w:r w:rsidDel="00000000" w:rsidR="00000000" w:rsidRPr="00000000">
        <w:rPr>
          <w:rFonts w:ascii="Arial" w:cs="Arial" w:eastAsia="Arial" w:hAnsi="Arial"/>
          <w:color w:val="202122"/>
          <w:rtl w:val="0"/>
        </w:rPr>
        <w:t xml:space="preserve">etoda odstraňování odpadních látek jako např. draslík, </w:t>
      </w:r>
      <w:sdt>
        <w:sdtPr>
          <w:tag w:val="goog_rdk_9"/>
        </w:sdtPr>
        <w:sdtContent>
          <w:commentRangeStart w:id="6"/>
        </w:sdtContent>
      </w:sdt>
      <w:r w:rsidDel="00000000" w:rsidR="00000000" w:rsidRPr="00000000">
        <w:rPr>
          <w:rFonts w:ascii="Arial" w:cs="Arial" w:eastAsia="Arial" w:hAnsi="Arial"/>
          <w:color w:val="202122"/>
          <w:rtl w:val="0"/>
        </w:rPr>
        <w:t xml:space="preserve">močovina</w:t>
      </w:r>
      <w:commentRangeEnd w:id="6"/>
      <w:r w:rsidDel="00000000" w:rsidR="00000000" w:rsidRPr="00000000">
        <w:commentReference w:id="6"/>
      </w:r>
      <w:r w:rsidDel="00000000" w:rsidR="00000000" w:rsidRPr="00000000">
        <w:rPr>
          <w:rFonts w:ascii="Arial" w:cs="Arial" w:eastAsia="Arial" w:hAnsi="Arial"/>
          <w:color w:val="202122"/>
          <w:rtl w:val="0"/>
        </w:rPr>
        <w:t xml:space="preserve">, a nadbytečné vody z krve při selhání ledvin. Princip hemodialýzy spočívá v difuzi rozpuštěných látek přes semipermeabilní membránu. Používá se tzv. protisměrný (protiběžný) tok, kdy dialyzační roztok (obvykle o průtoku 500-800 ml/min) protéká podél membrány v opačném směru než jakým teče krev, při němž nastává největší lokální rozdíl koncentrací a dialýza je tak nejúčinnější. Nežádoucí látky s vysokou koncentrací v krvi (např. močovina) přechází dírkami v membráně do dialyzačního roztoku, kde je jejich koncentrace nulová. Kdyby do dialyzátoru nebyl přiváděn stále nový dialyzační roztok, koncentrace nežádoucích látek v krvi a v roztoku by se za určitou dobu vyrovnaly, další nežádoucí látky by pak do roztoku přestaly z krve přecházet a čištění by se zastavilo. Proto je nutné přivádět na membránu stále nový čistý dialyzační roztok.</w:t>
      </w:r>
    </w:p>
    <w:p w:rsidR="00000000" w:rsidDel="00000000" w:rsidP="00000000" w:rsidRDefault="00000000" w:rsidRPr="00000000" w14:paraId="000000EE">
      <w:pPr>
        <w:pageBreakBefore w:val="0"/>
        <w:shd w:fill="ffffff" w:val="clear"/>
        <w:spacing w:after="24" w:before="280" w:line="240" w:lineRule="auto"/>
        <w:rPr>
          <w:rFonts w:ascii="Arial" w:cs="Arial" w:eastAsia="Arial" w:hAnsi="Arial"/>
          <w:color w:val="202122"/>
        </w:rPr>
      </w:pPr>
      <w:r w:rsidDel="00000000" w:rsidR="00000000" w:rsidRPr="00000000">
        <w:rPr>
          <w:rFonts w:ascii="Arial" w:cs="Arial" w:eastAsia="Arial" w:hAnsi="Arial"/>
          <w:color w:val="202122"/>
          <w:rtl w:val="0"/>
        </w:rPr>
        <w:t xml:space="preserve">U hemodialýzy nechceme přefiltrovat pouze krev (tedy objem asi 5 l), ale jde nám o to přefiltrovat veškerou vodu v těle, tedy asi 50-70% hmotnosti pacienta. (intracelulární prostor - 40l, intersticiální prostor - 15l, plazma - 5l) -tedy až 60 l tekutiny</w:t>
      </w:r>
    </w:p>
    <w:p w:rsidR="00000000" w:rsidDel="00000000" w:rsidP="00000000" w:rsidRDefault="00000000" w:rsidRPr="00000000" w14:paraId="000000EF">
      <w:pPr>
        <w:pageBreakBefore w:val="0"/>
        <w:shd w:fill="ffffff" w:val="clear"/>
        <w:spacing w:after="24" w:before="280" w:line="240" w:lineRule="auto"/>
        <w:rPr>
          <w:rFonts w:ascii="Arial" w:cs="Arial" w:eastAsia="Arial" w:hAnsi="Arial"/>
          <w:color w:val="202122"/>
        </w:rPr>
      </w:pPr>
      <w:r w:rsidDel="00000000" w:rsidR="00000000" w:rsidRPr="00000000">
        <w:rPr>
          <w:rFonts w:ascii="Arial" w:cs="Arial" w:eastAsia="Arial" w:hAnsi="Arial"/>
          <w:color w:val="202122"/>
          <w:rtl w:val="0"/>
        </w:rPr>
        <w:t xml:space="preserve">Proto trvá dialýza tak dlouho a pacient stráví klidně 6 hodin na dialýze.</w:t>
      </w:r>
    </w:p>
    <w:p w:rsidR="00000000" w:rsidDel="00000000" w:rsidP="00000000" w:rsidRDefault="00000000" w:rsidRPr="00000000" w14:paraId="000000F0">
      <w:pPr>
        <w:pageBreakBefore w:val="0"/>
        <w:shd w:fill="ffffff" w:val="clear"/>
        <w:spacing w:after="24" w:before="280" w:line="240" w:lineRule="auto"/>
        <w:rPr>
          <w:rFonts w:ascii="Arial" w:cs="Arial" w:eastAsia="Arial" w:hAnsi="Arial"/>
          <w:color w:val="202122"/>
        </w:rPr>
      </w:pPr>
      <w:r w:rsidDel="00000000" w:rsidR="00000000" w:rsidRPr="00000000">
        <w:rPr>
          <w:rFonts w:ascii="Arial" w:cs="Arial" w:eastAsia="Arial" w:hAnsi="Arial"/>
          <w:color w:val="202122"/>
          <w:rtl w:val="0"/>
        </w:rPr>
        <w:t xml:space="preserve">pokles urey na 50% výchozí hodnoty, kreatinin na 35%</w:t>
      </w:r>
    </w:p>
    <w:p w:rsidR="00000000" w:rsidDel="00000000" w:rsidP="00000000" w:rsidRDefault="00000000" w:rsidRPr="00000000" w14:paraId="000000F1">
      <w:pPr>
        <w:pageBreakBefore w:val="0"/>
        <w:rPr>
          <w:rFonts w:ascii="Arial" w:cs="Arial" w:eastAsia="Arial" w:hAnsi="Arial"/>
          <w:color w:val="202122"/>
        </w:rPr>
      </w:pPr>
      <w:r w:rsidDel="00000000" w:rsidR="00000000" w:rsidRPr="00000000">
        <w:br w:type="page"/>
      </w:r>
      <w:r w:rsidDel="00000000" w:rsidR="00000000" w:rsidRPr="00000000">
        <w:rPr>
          <w:rtl w:val="0"/>
        </w:rPr>
      </w:r>
    </w:p>
    <w:p w:rsidR="00000000" w:rsidDel="00000000" w:rsidP="00000000" w:rsidRDefault="00000000" w:rsidRPr="00000000" w14:paraId="000000F2">
      <w:pPr>
        <w:pageBreakBefore w:val="0"/>
        <w:shd w:fill="ffffff" w:val="clear"/>
        <w:spacing w:after="24" w:before="280" w:line="240" w:lineRule="auto"/>
        <w:rPr>
          <w:rFonts w:ascii="Arial" w:cs="Arial" w:eastAsia="Arial" w:hAnsi="Arial"/>
          <w:color w:val="202122"/>
        </w:rPr>
      </w:pPr>
      <w:r w:rsidDel="00000000" w:rsidR="00000000" w:rsidRPr="00000000">
        <w:rPr>
          <w:rFonts w:ascii="Arial" w:cs="Arial" w:eastAsia="Arial" w:hAnsi="Arial"/>
          <w:color w:val="000000"/>
        </w:rPr>
        <w:drawing>
          <wp:inline distB="0" distT="0" distL="0" distR="0">
            <wp:extent cx="3509010" cy="4784725"/>
            <wp:effectExtent b="0" l="0" r="0" t="0"/>
            <wp:docPr id="120840" name="image24.png"/>
            <a:graphic>
              <a:graphicData uri="http://schemas.openxmlformats.org/drawingml/2006/picture">
                <pic:pic>
                  <pic:nvPicPr>
                    <pic:cNvPr id="0" name="image24.png"/>
                    <pic:cNvPicPr preferRelativeResize="0"/>
                  </pic:nvPicPr>
                  <pic:blipFill>
                    <a:blip r:embed="rId40"/>
                    <a:srcRect b="0" l="0" r="0" t="0"/>
                    <a:stretch>
                      <a:fillRect/>
                    </a:stretch>
                  </pic:blipFill>
                  <pic:spPr>
                    <a:xfrm>
                      <a:off x="0" y="0"/>
                      <a:ext cx="3509010" cy="4784725"/>
                    </a:xfrm>
                    <a:prstGeom prst="rect"/>
                    <a:ln/>
                  </pic:spPr>
                </pic:pic>
              </a:graphicData>
            </a:graphic>
          </wp:inline>
        </w:drawing>
      </w:r>
      <w:r w:rsidDel="00000000" w:rsidR="00000000" w:rsidRPr="00000000">
        <w:rPr>
          <w:rFonts w:ascii="Arial" w:cs="Arial" w:eastAsia="Arial" w:hAnsi="Arial"/>
          <w:color w:val="000000"/>
        </w:rPr>
        <w:drawing>
          <wp:inline distB="114300" distT="114300" distL="114300" distR="114300">
            <wp:extent cx="2157095" cy="1612819"/>
            <wp:effectExtent b="0" l="0" r="0" t="0"/>
            <wp:docPr id="120852" name="image26.png"/>
            <a:graphic>
              <a:graphicData uri="http://schemas.openxmlformats.org/drawingml/2006/picture">
                <pic:pic>
                  <pic:nvPicPr>
                    <pic:cNvPr id="0" name="image26.png"/>
                    <pic:cNvPicPr preferRelativeResize="0"/>
                  </pic:nvPicPr>
                  <pic:blipFill>
                    <a:blip r:embed="rId41"/>
                    <a:srcRect b="0" l="0" r="0" t="0"/>
                    <a:stretch>
                      <a:fillRect/>
                    </a:stretch>
                  </pic:blipFill>
                  <pic:spPr>
                    <a:xfrm>
                      <a:off x="0" y="0"/>
                      <a:ext cx="2157095" cy="161281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ageBreakBefore w:val="0"/>
        <w:shd w:fill="ffffff" w:val="clear"/>
        <w:spacing w:after="24" w:before="280" w:line="240" w:lineRule="auto"/>
        <w:rPr>
          <w:rFonts w:ascii="Arial" w:cs="Arial" w:eastAsia="Arial" w:hAnsi="Arial"/>
          <w:color w:val="202122"/>
        </w:rPr>
      </w:pPr>
      <w:r w:rsidDel="00000000" w:rsidR="00000000" w:rsidRPr="00000000">
        <w:rPr>
          <w:rtl w:val="0"/>
        </w:rPr>
      </w:r>
    </w:p>
    <w:p w:rsidR="00000000" w:rsidDel="00000000" w:rsidP="00000000" w:rsidRDefault="00000000" w:rsidRPr="00000000" w14:paraId="000000F4">
      <w:pPr>
        <w:pStyle w:val="Heading2"/>
        <w:pageBreakBefore w:val="0"/>
        <w:spacing w:after="0" w:before="0" w:lineRule="auto"/>
        <w:rPr/>
      </w:pPr>
      <w:r w:rsidDel="00000000" w:rsidR="00000000" w:rsidRPr="00000000">
        <w:rPr>
          <w:rFonts w:ascii="Arial" w:cs="Arial" w:eastAsia="Arial" w:hAnsi="Arial"/>
          <w:color w:val="000000"/>
          <w:sz w:val="22"/>
          <w:szCs w:val="22"/>
          <w:rtl w:val="0"/>
        </w:rPr>
        <w:t xml:space="preserve">Peritoneální dialýza</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Peritoneální dialýza (PD) je dialyzační metoda náhrady funkce ledvin. PD využívá pobřišnici jako membránu, skrze níž dochází k výměně tekutin a rozpuštěných látek (elektrolytů, urey, glukózy, albuminu, osmoticky aktivních částic a jiných malých molekul) z krve. Dialyzační tekutina se do dutiny břišní přivádí trvale zavedeným katetrem. Hlavní výhodou PD je možnost podstoupit léčbu bez navštěvování zdravotnického zařízení. Nejčastější komplikací u PD bývá infekce prostřednictvím trvale zavedeného katetru v dutině břišní.</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Hemodialyzátory</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i w:val="1"/>
        </w:rPr>
      </w:pPr>
      <w:r w:rsidDel="00000000" w:rsidR="00000000" w:rsidRPr="00000000">
        <w:rPr>
          <w:rFonts w:ascii="Arial" w:cs="Arial" w:eastAsia="Arial" w:hAnsi="Arial"/>
          <w:b w:val="0"/>
          <w:i w:val="1"/>
          <w:smallCaps w:val="0"/>
          <w:strike w:val="0"/>
          <w:color w:val="000000"/>
          <w:sz w:val="22"/>
          <w:szCs w:val="22"/>
          <w:u w:val="none"/>
          <w:shd w:fill="auto" w:val="clear"/>
          <w:vertAlign w:val="baseline"/>
          <w:rtl w:val="0"/>
        </w:rPr>
        <w:t xml:space="preserve">Fabian: “Hlavními parametry hemodialyzátorů jsou zejména Clearance pro různé látky (urea, kreatitin, vit. B12 atd.), ultrafiltrační koeficient, plocha, na které dochází k výměně, objem krve v hemodialyzátoru. Mechanicky poté materiál membrány, tloušťka stěny membrány, průměr kapiláry, střední průměr pórů v membráně atd.“</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Dnes se používají kapilární dialyzátory, kdy membrána je tvořena dutým vláknem (tudy proudí krev). Těchto vláken je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paralelně</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spojeno několik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desítek tisíc</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Dutinou každého vlákna proudí krev a kolem vnější stěny každého vlákna teče v </w:t>
      </w:r>
      <w:r w:rsidDel="00000000" w:rsidR="00000000" w:rsidRPr="00000000">
        <w:rPr>
          <w:rFonts w:ascii="Arial" w:cs="Arial" w:eastAsia="Arial" w:hAnsi="Arial"/>
          <w:b w:val="0"/>
          <w:i w:val="0"/>
          <w:smallCaps w:val="0"/>
          <w:strike w:val="0"/>
          <w:color w:val="000000"/>
          <w:sz w:val="22"/>
          <w:szCs w:val="22"/>
          <w:u w:val="single"/>
          <w:shd w:fill="auto" w:val="clear"/>
          <w:vertAlign w:val="baseline"/>
          <w:rtl w:val="0"/>
        </w:rPr>
        <w:t xml:space="preserve">protisměru</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dialyzační roztok. Na základě přírůstku hmotnosti pacienta nastaví obsluha na dialyzačním přístroji velikost ultrafiltrace.</w:t>
      </w:r>
      <w:r w:rsidDel="00000000" w:rsidR="00000000" w:rsidRPr="00000000">
        <w:rPr>
          <w:rtl w:val="0"/>
        </w:rPr>
      </w:r>
    </w:p>
    <w:p w:rsidR="00000000" w:rsidDel="00000000" w:rsidP="00000000" w:rsidRDefault="00000000" w:rsidRPr="00000000" w14:paraId="000000FB">
      <w:pPr>
        <w:pageBreakBefore w:val="0"/>
        <w:rPr>
          <w:rFonts w:ascii="Arial" w:cs="Arial" w:eastAsia="Arial" w:hAnsi="Arial"/>
          <w:b w:val="1"/>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C">
      <w:pPr>
        <w:pageBreakBefore w:val="0"/>
        <w:spacing w:after="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b w:val="1"/>
          <w:color w:val="000000"/>
          <w:rtl w:val="0"/>
        </w:rPr>
        <w:t xml:space="preserve">Clearance K</w:t>
      </w:r>
      <w:r w:rsidDel="00000000" w:rsidR="00000000" w:rsidRPr="00000000">
        <w:rPr>
          <w:rtl w:val="0"/>
        </w:rPr>
      </w:r>
    </w:p>
    <w:p w:rsidR="00000000" w:rsidDel="00000000" w:rsidP="00000000" w:rsidRDefault="00000000" w:rsidRPr="00000000" w14:paraId="000000FD">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 objem krevní plazmy očištěné od určité (indikátorové) látky za jednotku času.</w:t>
      </w:r>
      <w:r w:rsidDel="00000000" w:rsidR="00000000" w:rsidRPr="00000000">
        <w:rPr>
          <w:rtl w:val="0"/>
        </w:rPr>
      </w:r>
    </w:p>
    <w:p w:rsidR="00000000" w:rsidDel="00000000" w:rsidP="00000000" w:rsidRDefault="00000000" w:rsidRPr="00000000" w14:paraId="000000FE">
      <w:pPr>
        <w:pageBreakBefore w:val="0"/>
        <w:spacing w:after="0" w:line="240" w:lineRule="auto"/>
        <w:rPr>
          <w:rFonts w:ascii="Times New Roman" w:cs="Times New Roman" w:eastAsia="Times New Roman" w:hAnsi="Times New Roman"/>
          <w:sz w:val="24"/>
          <w:szCs w:val="24"/>
        </w:rPr>
      </w:pPr>
      <w:sdt>
        <w:sdtPr>
          <w:tag w:val="goog_rdk_10"/>
        </w:sdtPr>
        <w:sdtContent>
          <w:r w:rsidDel="00000000" w:rsidR="00000000" w:rsidRPr="00000000">
            <w:rPr>
              <w:rFonts w:ascii="Arial Unicode MS" w:cs="Arial Unicode MS" w:eastAsia="Arial Unicode MS" w:hAnsi="Arial Unicode MS"/>
              <w:color w:val="000000"/>
              <w:rtl w:val="0"/>
            </w:rPr>
            <w:t xml:space="preserve">Jako indikátor se volí taková látka, která není ledvinami ani resorbována, ani secernována → inulin</w:t>
          </w:r>
        </w:sdtContent>
      </w:sdt>
      <w:r w:rsidDel="00000000" w:rsidR="00000000" w:rsidRPr="00000000">
        <w:rPr>
          <w:rtl w:val="0"/>
        </w:rPr>
      </w:r>
    </w:p>
    <w:p w:rsidR="00000000" w:rsidDel="00000000" w:rsidP="00000000" w:rsidRDefault="00000000" w:rsidRPr="00000000" w14:paraId="000000FF">
      <w:pPr>
        <w:pageBreakBefore w:val="0"/>
        <w:spacing w:after="0" w:before="160" w:line="240" w:lineRule="auto"/>
        <w:ind w:firstLine="720"/>
        <w:rPr>
          <w:rFonts w:ascii="Times New Roman" w:cs="Times New Roman" w:eastAsia="Times New Roman" w:hAnsi="Times New Roman"/>
          <w:sz w:val="24"/>
          <w:szCs w:val="24"/>
        </w:rPr>
      </w:pPr>
      <w:r w:rsidDel="00000000" w:rsidR="00000000" w:rsidRPr="00000000">
        <w:rPr>
          <w:rFonts w:ascii="Arial" w:cs="Arial" w:eastAsia="Arial" w:hAnsi="Arial"/>
          <w:color w:val="212529"/>
          <w:sz w:val="27"/>
          <w:szCs w:val="27"/>
        </w:rPr>
        <w:drawing>
          <wp:inline distB="0" distT="0" distL="0" distR="0">
            <wp:extent cx="2131060" cy="842645"/>
            <wp:effectExtent b="0" l="0" r="0" t="0"/>
            <wp:docPr id="120841" name="image21.png"/>
            <a:graphic>
              <a:graphicData uri="http://schemas.openxmlformats.org/drawingml/2006/picture">
                <pic:pic>
                  <pic:nvPicPr>
                    <pic:cNvPr id="0" name="image21.png"/>
                    <pic:cNvPicPr preferRelativeResize="0"/>
                  </pic:nvPicPr>
                  <pic:blipFill>
                    <a:blip r:embed="rId42"/>
                    <a:srcRect b="0" l="0" r="0" t="0"/>
                    <a:stretch>
                      <a:fillRect/>
                    </a:stretch>
                  </pic:blipFill>
                  <pic:spPr>
                    <a:xfrm>
                      <a:off x="0" y="0"/>
                      <a:ext cx="2131060" cy="84264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jako indikační látka se používá inulin (C</w:t>
      </w:r>
      <w:r w:rsidDel="00000000" w:rsidR="00000000" w:rsidRPr="00000000">
        <w:rPr>
          <w:rFonts w:ascii="Arial" w:cs="Arial" w:eastAsia="Arial" w:hAnsi="Arial"/>
          <w:color w:val="000000"/>
          <w:sz w:val="28"/>
          <w:szCs w:val="28"/>
          <w:vertAlign w:val="subscript"/>
          <w:rtl w:val="0"/>
        </w:rPr>
        <w:t xml:space="preserve">inulin</w:t>
      </w:r>
      <w:r w:rsidDel="00000000" w:rsidR="00000000" w:rsidRPr="00000000">
        <w:rPr>
          <w:rFonts w:ascii="Arial" w:cs="Arial" w:eastAsia="Arial" w:hAnsi="Arial"/>
          <w:color w:val="000000"/>
          <w:sz w:val="28"/>
          <w:szCs w:val="28"/>
          <w:rtl w:val="0"/>
        </w:rPr>
        <w:t xml:space="preserve"> </w:t>
      </w:r>
      <w:r w:rsidDel="00000000" w:rsidR="00000000" w:rsidRPr="00000000">
        <w:rPr>
          <w:rFonts w:ascii="Arial" w:cs="Arial" w:eastAsia="Arial" w:hAnsi="Arial"/>
          <w:color w:val="000000"/>
          <w:rtl w:val="0"/>
        </w:rPr>
        <w:t xml:space="preserve">= standartně 120 ml/min) </w:t>
      </w:r>
      <w:r w:rsidDel="00000000" w:rsidR="00000000" w:rsidRPr="00000000">
        <w:rPr>
          <w:rtl w:val="0"/>
        </w:rPr>
      </w:r>
    </w:p>
    <w:p w:rsidR="00000000" w:rsidDel="00000000" w:rsidP="00000000" w:rsidRDefault="00000000" w:rsidRPr="00000000" w14:paraId="00000102">
      <w:pPr>
        <w:pageBreakBefore w:val="0"/>
        <w:spacing w:after="0" w:before="160" w:line="240" w:lineRule="auto"/>
        <w:rPr>
          <w:rFonts w:ascii="Times New Roman" w:cs="Times New Roman" w:eastAsia="Times New Roman" w:hAnsi="Times New Roman"/>
          <w:b w:val="1"/>
          <w:sz w:val="36"/>
          <w:szCs w:val="36"/>
        </w:rPr>
      </w:pPr>
      <w:r w:rsidDel="00000000" w:rsidR="00000000" w:rsidRPr="00000000">
        <w:rPr>
          <w:rFonts w:ascii="Arial" w:cs="Arial" w:eastAsia="Arial" w:hAnsi="Arial"/>
          <w:b w:val="1"/>
          <w:color w:val="000000"/>
          <w:rtl w:val="0"/>
        </w:rPr>
        <w:t xml:space="preserve">Ultrafiltrace</w:t>
      </w:r>
      <w:r w:rsidDel="00000000" w:rsidR="00000000" w:rsidRPr="00000000">
        <w:rPr>
          <w:rtl w:val="0"/>
        </w:rPr>
      </w:r>
    </w:p>
    <w:p w:rsidR="00000000" w:rsidDel="00000000" w:rsidP="00000000" w:rsidRDefault="00000000" w:rsidRPr="00000000" w14:paraId="00000103">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Ultrafiltrační koeficient (KUF): kolik mililitrů tekutiny přejde z krve do dialyzačního roztoku přes membránu, vztaženo na jednotku času (hodina) a jednotku tlaku, která na membránu působí (mm Hg)</w:t>
      </w:r>
      <w:r w:rsidDel="00000000" w:rsidR="00000000" w:rsidRPr="00000000">
        <w:rPr>
          <w:rtl w:val="0"/>
        </w:rPr>
      </w:r>
    </w:p>
    <w:p w:rsidR="00000000" w:rsidDel="00000000" w:rsidP="00000000" w:rsidRDefault="00000000" w:rsidRPr="00000000" w14:paraId="00000104">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hodnota: jednotky až desítky - low flux a high flux dialyzátory</w:t>
      </w:r>
      <w:r w:rsidDel="00000000" w:rsidR="00000000" w:rsidRPr="00000000">
        <w:rPr>
          <w:rtl w:val="0"/>
        </w:rPr>
      </w:r>
    </w:p>
    <w:p w:rsidR="00000000" w:rsidDel="00000000" w:rsidP="00000000" w:rsidRDefault="00000000" w:rsidRPr="00000000" w14:paraId="00000106">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pageBreakBefore w:val="0"/>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Slouží k odstraňování vody</w:t>
      </w:r>
      <w:r w:rsidDel="00000000" w:rsidR="00000000" w:rsidRPr="00000000">
        <w:rPr>
          <w:rtl w:val="0"/>
        </w:rPr>
      </w:r>
    </w:p>
    <w:p w:rsidR="00000000" w:rsidDel="00000000" w:rsidP="00000000" w:rsidRDefault="00000000" w:rsidRPr="00000000" w14:paraId="00000108">
      <w:pPr>
        <w:pageBreakBefore w:val="0"/>
        <w:spacing w:after="0" w:before="16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Děje na membráně</w:t>
      </w:r>
      <w:r w:rsidDel="00000000" w:rsidR="00000000" w:rsidRPr="00000000">
        <w:rPr>
          <w:rtl w:val="0"/>
        </w:rPr>
      </w:r>
    </w:p>
    <w:p w:rsidR="00000000" w:rsidDel="00000000" w:rsidP="00000000" w:rsidRDefault="00000000" w:rsidRPr="00000000" w14:paraId="00000109">
      <w:pPr>
        <w:pageBreakBefore w:val="0"/>
        <w:spacing w:after="0" w:before="12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12529"/>
          <w:highlight w:val="white"/>
          <w:rtl w:val="0"/>
        </w:rPr>
        <w:t xml:space="preserve">difuze, osmóza (vyrovnání koncentrace na obou stranách membrány), ultrafiltrace</w:t>
      </w:r>
      <w:r w:rsidDel="00000000" w:rsidR="00000000" w:rsidRPr="00000000">
        <w:rPr>
          <w:rtl w:val="0"/>
        </w:rPr>
      </w:r>
    </w:p>
    <w:p w:rsidR="00000000" w:rsidDel="00000000" w:rsidP="00000000" w:rsidRDefault="00000000" w:rsidRPr="00000000" w14:paraId="0000010A">
      <w:pPr>
        <w:pageBreakBefore w:val="0"/>
        <w:spacing w:after="0" w:before="12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212529"/>
          <w:highlight w:val="white"/>
          <w:rtl w:val="0"/>
        </w:rPr>
        <w:t xml:space="preserve">V praxi typicky 2 - 3 litry za 5 hodin</w:t>
      </w:r>
      <w:r w:rsidDel="00000000" w:rsidR="00000000" w:rsidRPr="00000000">
        <w:rPr>
          <w:rtl w:val="0"/>
        </w:rPr>
      </w:r>
    </w:p>
    <w:p w:rsidR="00000000" w:rsidDel="00000000" w:rsidP="00000000" w:rsidRDefault="00000000" w:rsidRPr="00000000" w14:paraId="0000010B">
      <w:pPr>
        <w:pageBreakBefore w:val="0"/>
        <w:shd w:fill="ffffff" w:val="clear"/>
        <w:spacing w:after="24" w:before="280" w:line="240" w:lineRule="auto"/>
        <w:rPr>
          <w:rFonts w:ascii="Arial" w:cs="Arial" w:eastAsia="Arial" w:hAnsi="Arial"/>
          <w:b w:val="1"/>
          <w:color w:val="202122"/>
        </w:rPr>
      </w:pPr>
      <w:r w:rsidDel="00000000" w:rsidR="00000000" w:rsidRPr="00000000">
        <w:rPr>
          <w:rFonts w:ascii="Arial" w:cs="Arial" w:eastAsia="Arial" w:hAnsi="Arial"/>
          <w:b w:val="1"/>
          <w:color w:val="202122"/>
          <w:rtl w:val="0"/>
        </w:rPr>
        <w:t xml:space="preserve">Oxygenerátor</w:t>
      </w:r>
    </w:p>
    <w:p w:rsidR="00000000" w:rsidDel="00000000" w:rsidP="00000000" w:rsidRDefault="00000000" w:rsidRPr="00000000" w14:paraId="0000010C">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280" w:line="240" w:lineRule="auto"/>
        <w:ind w:left="720" w:right="0" w:hanging="36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membránová oxygenace – semipermeabilní membrána z celofánu (polypropylen)</w:t>
      </w:r>
    </w:p>
    <w:p w:rsidR="00000000" w:rsidDel="00000000" w:rsidP="00000000" w:rsidRDefault="00000000" w:rsidRPr="00000000" w14:paraId="0000010D">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ffffff" w:val="clear"/>
        <w:spacing w:after="0" w:before="0" w:line="240" w:lineRule="auto"/>
        <w:ind w:left="720" w:right="0" w:hanging="36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Fonts w:ascii="Arial" w:cs="Arial" w:eastAsia="Arial" w:hAnsi="Arial"/>
          <w:b w:val="0"/>
          <w:i w:val="0"/>
          <w:smallCaps w:val="0"/>
          <w:strike w:val="0"/>
          <w:color w:val="202122"/>
          <w:sz w:val="22"/>
          <w:szCs w:val="22"/>
          <w:u w:val="none"/>
          <w:shd w:fill="auto" w:val="clear"/>
          <w:vertAlign w:val="baseline"/>
          <w:rtl w:val="0"/>
        </w:rPr>
        <w:t xml:space="preserve">shodný princip jako při dialýze</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141219</wp:posOffset>
            </wp:positionV>
            <wp:extent cx="2647616" cy="1574358"/>
            <wp:effectExtent b="0" l="0" r="0" t="0"/>
            <wp:wrapNone/>
            <wp:docPr id="120846" name="image15.png"/>
            <a:graphic>
              <a:graphicData uri="http://schemas.openxmlformats.org/drawingml/2006/picture">
                <pic:pic>
                  <pic:nvPicPr>
                    <pic:cNvPr id="0" name="image15.png"/>
                    <pic:cNvPicPr preferRelativeResize="0"/>
                  </pic:nvPicPr>
                  <pic:blipFill>
                    <a:blip r:embed="rId43"/>
                    <a:srcRect b="0" l="0" r="0" t="0"/>
                    <a:stretch>
                      <a:fillRect/>
                    </a:stretch>
                  </pic:blipFill>
                  <pic:spPr>
                    <a:xfrm>
                      <a:off x="0" y="0"/>
                      <a:ext cx="2647616" cy="1574358"/>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2948609</wp:posOffset>
            </wp:positionH>
            <wp:positionV relativeFrom="paragraph">
              <wp:posOffset>164382</wp:posOffset>
            </wp:positionV>
            <wp:extent cx="2770307" cy="1741336"/>
            <wp:effectExtent b="0" l="0" r="0" t="0"/>
            <wp:wrapNone/>
            <wp:docPr id="120844" name="image17.png"/>
            <a:graphic>
              <a:graphicData uri="http://schemas.openxmlformats.org/drawingml/2006/picture">
                <pic:pic>
                  <pic:nvPicPr>
                    <pic:cNvPr id="0" name="image17.png"/>
                    <pic:cNvPicPr preferRelativeResize="0"/>
                  </pic:nvPicPr>
                  <pic:blipFill>
                    <a:blip r:embed="rId44"/>
                    <a:srcRect b="0" l="0" r="0" t="0"/>
                    <a:stretch>
                      <a:fillRect/>
                    </a:stretch>
                  </pic:blipFill>
                  <pic:spPr>
                    <a:xfrm>
                      <a:off x="0" y="0"/>
                      <a:ext cx="2770307" cy="1741336"/>
                    </a:xfrm>
                    <a:prstGeom prst="rect"/>
                    <a:ln/>
                  </pic:spPr>
                </pic:pic>
              </a:graphicData>
            </a:graphic>
          </wp:anchor>
        </w:drawing>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0">
      <w:pPr>
        <w:pageBreakBefore w:val="0"/>
        <w:rPr>
          <w:rFonts w:ascii="Arial" w:cs="Arial" w:eastAsia="Arial" w:hAnsi="Arial"/>
          <w:color w:val="202122"/>
        </w:rPr>
      </w:pPr>
      <w:r w:rsidDel="00000000" w:rsidR="00000000" w:rsidRPr="00000000">
        <w:br w:type="page"/>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ffffff" w:val="clear"/>
        <w:spacing w:after="24" w:before="280" w:line="240" w:lineRule="auto"/>
        <w:ind w:left="720" w:right="0" w:firstLine="0"/>
        <w:jc w:val="left"/>
        <w:rPr>
          <w:rFonts w:ascii="Arial" w:cs="Arial" w:eastAsia="Arial" w:hAnsi="Arial"/>
          <w:b w:val="0"/>
          <w:i w:val="0"/>
          <w:smallCaps w:val="0"/>
          <w:strike w:val="0"/>
          <w:color w:val="202122"/>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433705</wp:posOffset>
            </wp:positionV>
            <wp:extent cx="4878831" cy="5071820"/>
            <wp:effectExtent b="0" l="0" r="0" t="0"/>
            <wp:wrapNone/>
            <wp:docPr id="120838" name="image5.png"/>
            <a:graphic>
              <a:graphicData uri="http://schemas.openxmlformats.org/drawingml/2006/picture">
                <pic:pic>
                  <pic:nvPicPr>
                    <pic:cNvPr id="0" name="image5.png"/>
                    <pic:cNvPicPr preferRelativeResize="0"/>
                  </pic:nvPicPr>
                  <pic:blipFill>
                    <a:blip r:embed="rId45"/>
                    <a:srcRect b="0" l="0" r="0" t="0"/>
                    <a:stretch>
                      <a:fillRect/>
                    </a:stretch>
                  </pic:blipFill>
                  <pic:spPr>
                    <a:xfrm>
                      <a:off x="0" y="0"/>
                      <a:ext cx="4878831" cy="5071820"/>
                    </a:xfrm>
                    <a:prstGeom prst="rect"/>
                    <a:ln/>
                  </pic:spPr>
                </pic:pic>
              </a:graphicData>
            </a:graphic>
          </wp:anchor>
        </w:drawing>
      </w:r>
    </w:p>
    <w:sectPr>
      <w:pgSz w:h="16838" w:w="11906" w:orient="portrait"/>
      <w:pgMar w:bottom="1417" w:top="1417" w:left="1417" w:right="1417"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hal Zelený" w:id="6" w:date="2021-06-03T14:56:19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vznik v játrech z amoniaku -&gt; urea do krve</w:t>
      </w:r>
    </w:p>
  </w:comment>
  <w:comment w:author="Michal Zelený" w:id="0" w:date="2021-06-03T13:00:51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Tohle je obr. k ultrazvukové metodě, ne?</w:t>
      </w:r>
    </w:p>
  </w:comment>
  <w:comment w:author="Ondřej Skrla" w:id="1" w:date="2022-04-12T14:05:28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Není to spíš měření rychlosti toku krve pomocí Dopplerova jevu?</w:t>
      </w:r>
    </w:p>
  </w:comment>
  <w:comment w:author="Kateřina Macková" w:id="3" w:date="2021-06-02T12:02:42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Tady bacha na to, že těch 150 ml je z jednoho vdechu a nepočítá se do toho to, co už tam bylo, tzn. reziduální objem vzduchu. Ten je  cca1200 ml, takže mnohem větší. Furt jsem se nemohla dopočítat, ale Kočárek to má ve své učebici takhle.</w:t>
      </w:r>
    </w:p>
  </w:comment>
  <w:comment w:author="Michal Zelený" w:id="4" w:date="2021-06-03T14:09:35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Ona je nějaká Kočárkova učebnice?</w:t>
      </w:r>
    </w:p>
  </w:comment>
  <w:comment w:author="Kateřina Macková" w:id="5" w:date="2021-06-03T15:10:09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Jojo, taková pro střední školy a přípravu na výšku. Rada ho nemám ale učebnice má skvělý. Ms i na genetiku</w:t>
      </w:r>
    </w:p>
  </w:comment>
  <w:comment w:author="Michal Zelený" w:id="2" w:date="2021-06-04T12:03:50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Jako auskultační metoda, ale místo použití fonendoskopu "poslouchám" hmatem .. v mometě kdy se objeví pulzace tak jsem našel systolický tlak</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22" w15:done="0"/>
  <w15:commentEx w15:paraId="00000123" w15:done="0"/>
  <w15:commentEx w15:paraId="00000124" w15:paraIdParent="00000123" w15:done="0"/>
  <w15:commentEx w15:paraId="00000125" w15:done="0"/>
  <w15:commentEx w15:paraId="00000126" w15:paraIdParent="00000125" w15:done="0"/>
  <w15:commentEx w15:paraId="00000127" w15:paraIdParent="00000125" w15:done="0"/>
  <w15:commentEx w15:paraId="0000012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Unicode M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8">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8">
    <w:lvl w:ilvl="0">
      <w:start w:val="1"/>
      <w:numFmt w:val="bullet"/>
      <w:lvlText w:val="o"/>
      <w:lvlJc w:val="left"/>
      <w:pPr>
        <w:ind w:left="720" w:hanging="360"/>
      </w:pPr>
      <w:rPr>
        <w:rFonts w:ascii="Courier New" w:cs="Courier New" w:eastAsia="Courier New" w:hAnsi="Courier New"/>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5">
    <w:lvl w:ilvl="0">
      <w:start w:val="1"/>
      <w:numFmt w:val="bullet"/>
      <w:lvlText w:val="●"/>
      <w:lvlJc w:val="left"/>
      <w:pPr>
        <w:ind w:left="1428" w:hanging="360"/>
      </w:pPr>
      <w:rPr>
        <w:rFonts w:ascii="Noto Sans Symbols" w:cs="Noto Sans Symbols" w:eastAsia="Noto Sans Symbols" w:hAnsi="Noto Sans Symbols"/>
      </w:rPr>
    </w:lvl>
    <w:lvl w:ilvl="1">
      <w:start w:val="1"/>
      <w:numFmt w:val="bullet"/>
      <w:lvlText w:val="o"/>
      <w:lvlJc w:val="left"/>
      <w:pPr>
        <w:ind w:left="2148" w:hanging="360"/>
      </w:pPr>
      <w:rPr>
        <w:rFonts w:ascii="Courier New" w:cs="Courier New" w:eastAsia="Courier New" w:hAnsi="Courier New"/>
      </w:rPr>
    </w:lvl>
    <w:lvl w:ilvl="2">
      <w:start w:val="1"/>
      <w:numFmt w:val="bullet"/>
      <w:lvlText w:val="▪"/>
      <w:lvlJc w:val="left"/>
      <w:pPr>
        <w:ind w:left="2868" w:hanging="360"/>
      </w:pPr>
      <w:rPr>
        <w:rFonts w:ascii="Noto Sans Symbols" w:cs="Noto Sans Symbols" w:eastAsia="Noto Sans Symbols" w:hAnsi="Noto Sans Symbols"/>
      </w:rPr>
    </w:lvl>
    <w:lvl w:ilvl="3">
      <w:start w:val="1"/>
      <w:numFmt w:val="bullet"/>
      <w:lvlText w:val="●"/>
      <w:lvlJc w:val="left"/>
      <w:pPr>
        <w:ind w:left="3588" w:hanging="360"/>
      </w:pPr>
      <w:rPr>
        <w:rFonts w:ascii="Noto Sans Symbols" w:cs="Noto Sans Symbols" w:eastAsia="Noto Sans Symbols" w:hAnsi="Noto Sans Symbols"/>
      </w:rPr>
    </w:lvl>
    <w:lvl w:ilvl="4">
      <w:start w:val="1"/>
      <w:numFmt w:val="bullet"/>
      <w:lvlText w:val="o"/>
      <w:lvlJc w:val="left"/>
      <w:pPr>
        <w:ind w:left="4308" w:hanging="360"/>
      </w:pPr>
      <w:rPr>
        <w:rFonts w:ascii="Courier New" w:cs="Courier New" w:eastAsia="Courier New" w:hAnsi="Courier New"/>
      </w:rPr>
    </w:lvl>
    <w:lvl w:ilvl="5">
      <w:start w:val="1"/>
      <w:numFmt w:val="bullet"/>
      <w:lvlText w:val="▪"/>
      <w:lvlJc w:val="left"/>
      <w:pPr>
        <w:ind w:left="5028" w:hanging="360"/>
      </w:pPr>
      <w:rPr>
        <w:rFonts w:ascii="Noto Sans Symbols" w:cs="Noto Sans Symbols" w:eastAsia="Noto Sans Symbols" w:hAnsi="Noto Sans Symbols"/>
      </w:rPr>
    </w:lvl>
    <w:lvl w:ilvl="6">
      <w:start w:val="1"/>
      <w:numFmt w:val="bullet"/>
      <w:lvlText w:val="●"/>
      <w:lvlJc w:val="left"/>
      <w:pPr>
        <w:ind w:left="5748" w:hanging="360"/>
      </w:pPr>
      <w:rPr>
        <w:rFonts w:ascii="Noto Sans Symbols" w:cs="Noto Sans Symbols" w:eastAsia="Noto Sans Symbols" w:hAnsi="Noto Sans Symbols"/>
      </w:rPr>
    </w:lvl>
    <w:lvl w:ilvl="7">
      <w:start w:val="1"/>
      <w:numFmt w:val="bullet"/>
      <w:lvlText w:val="o"/>
      <w:lvlJc w:val="left"/>
      <w:pPr>
        <w:ind w:left="6468" w:hanging="360"/>
      </w:pPr>
      <w:rPr>
        <w:rFonts w:ascii="Courier New" w:cs="Courier New" w:eastAsia="Courier New" w:hAnsi="Courier New"/>
      </w:rPr>
    </w:lvl>
    <w:lvl w:ilvl="8">
      <w:start w:val="1"/>
      <w:numFmt w:val="bullet"/>
      <w:lvlText w:val="▪"/>
      <w:lvlJc w:val="left"/>
      <w:pPr>
        <w:ind w:left="7188"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cs-CZ"/>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40" w:lineRule="auto"/>
    </w:pPr>
    <w:rPr>
      <w:rFonts w:ascii="Calibri" w:cs="Calibri" w:eastAsia="Calibri" w:hAnsi="Calibri"/>
      <w:color w:val="2f5496"/>
      <w:sz w:val="32"/>
      <w:szCs w:val="32"/>
    </w:rPr>
  </w:style>
  <w:style w:type="paragraph" w:styleId="Heading2">
    <w:name w:val="heading 2"/>
    <w:basedOn w:val="Normal"/>
    <w:next w:val="Normal"/>
    <w:pPr>
      <w:pageBreakBefore w:val="0"/>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n" w:default="1">
    <w:name w:val="Normal"/>
    <w:qFormat w:val="1"/>
  </w:style>
  <w:style w:type="paragraph" w:styleId="Nadpis1">
    <w:name w:val="heading 1"/>
    <w:basedOn w:val="Normln"/>
    <w:next w:val="Normln"/>
    <w:link w:val="Nadpis1Char"/>
    <w:uiPriority w:val="9"/>
    <w:qFormat w:val="1"/>
    <w:rsid w:val="00866E8D"/>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Nadpis2">
    <w:name w:val="heading 2"/>
    <w:basedOn w:val="Normln"/>
    <w:link w:val="Nadpis2Char"/>
    <w:uiPriority w:val="9"/>
    <w:qFormat w:val="1"/>
    <w:rsid w:val="00A413CF"/>
    <w:pPr>
      <w:spacing w:after="100" w:afterAutospacing="1" w:before="100" w:beforeAutospacing="1" w:line="240" w:lineRule="auto"/>
      <w:outlineLvl w:val="1"/>
    </w:pPr>
    <w:rPr>
      <w:rFonts w:ascii="Times New Roman" w:cs="Times New Roman" w:eastAsia="Times New Roman" w:hAnsi="Times New Roman"/>
      <w:b w:val="1"/>
      <w:bCs w:val="1"/>
      <w:sz w:val="36"/>
      <w:szCs w:val="36"/>
      <w:lang w:eastAsia="cs-CZ"/>
    </w:rPr>
  </w:style>
  <w:style w:type="paragraph" w:styleId="Nadpis3">
    <w:name w:val="heading 3"/>
    <w:basedOn w:val="Normln"/>
    <w:next w:val="Normln"/>
    <w:link w:val="Nadpis3Char"/>
    <w:uiPriority w:val="9"/>
    <w:semiHidden w:val="1"/>
    <w:unhideWhenUsed w:val="1"/>
    <w:qFormat w:val="1"/>
    <w:rsid w:val="00866E8D"/>
    <w:pPr>
      <w:keepNext w:val="1"/>
      <w:keepLines w:val="1"/>
      <w:spacing w:after="0" w:before="40"/>
      <w:outlineLvl w:val="2"/>
    </w:pPr>
    <w:rPr>
      <w:rFonts w:asciiTheme="majorHAnsi" w:cstheme="majorBidi" w:eastAsiaTheme="majorEastAsia" w:hAnsiTheme="majorHAnsi"/>
      <w:color w:val="1f3763" w:themeColor="accent1" w:themeShade="00007F"/>
      <w:sz w:val="24"/>
      <w:szCs w:val="24"/>
    </w:rPr>
  </w:style>
  <w:style w:type="character" w:styleId="Standardnpsmoodstavce" w:default="1">
    <w:name w:val="Default Paragraph Font"/>
    <w:uiPriority w:val="1"/>
    <w:unhideWhenUsed w:val="1"/>
  </w:style>
  <w:style w:type="table" w:styleId="Normlntabulka" w:default="1">
    <w:name w:val="Normal Table"/>
    <w:uiPriority w:val="99"/>
    <w:semiHidden w:val="1"/>
    <w:unhideWhenUsed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paragraph" w:styleId="Odstavecseseznamem">
    <w:name w:val="List Paragraph"/>
    <w:basedOn w:val="Normln"/>
    <w:uiPriority w:val="34"/>
    <w:qFormat w:val="1"/>
    <w:rsid w:val="00A413CF"/>
    <w:pPr>
      <w:ind w:left="720"/>
      <w:contextualSpacing w:val="1"/>
    </w:pPr>
  </w:style>
  <w:style w:type="character" w:styleId="Nadpis2Char" w:customStyle="1">
    <w:name w:val="Nadpis 2 Char"/>
    <w:basedOn w:val="Standardnpsmoodstavce"/>
    <w:link w:val="Nadpis2"/>
    <w:uiPriority w:val="9"/>
    <w:rsid w:val="00A413CF"/>
    <w:rPr>
      <w:rFonts w:ascii="Times New Roman" w:cs="Times New Roman" w:eastAsia="Times New Roman" w:hAnsi="Times New Roman"/>
      <w:b w:val="1"/>
      <w:bCs w:val="1"/>
      <w:sz w:val="36"/>
      <w:szCs w:val="36"/>
      <w:lang w:eastAsia="cs-CZ"/>
    </w:rPr>
  </w:style>
  <w:style w:type="paragraph" w:styleId="Normlnweb">
    <w:name w:val="Normal (Web)"/>
    <w:basedOn w:val="Normln"/>
    <w:uiPriority w:val="99"/>
    <w:semiHidden w:val="1"/>
    <w:unhideWhenUsed w:val="1"/>
    <w:rsid w:val="00A413CF"/>
    <w:pPr>
      <w:spacing w:after="100" w:afterAutospacing="1" w:before="100" w:beforeAutospacing="1" w:line="240" w:lineRule="auto"/>
    </w:pPr>
    <w:rPr>
      <w:rFonts w:ascii="Times New Roman" w:cs="Times New Roman" w:eastAsia="Times New Roman" w:hAnsi="Times New Roman"/>
      <w:sz w:val="24"/>
      <w:szCs w:val="24"/>
      <w:lang w:eastAsia="cs-CZ"/>
    </w:rPr>
  </w:style>
  <w:style w:type="character" w:styleId="apple-tab-span" w:customStyle="1">
    <w:name w:val="apple-tab-span"/>
    <w:basedOn w:val="Standardnpsmoodstavce"/>
    <w:rsid w:val="00A413CF"/>
  </w:style>
  <w:style w:type="character" w:styleId="Hypertextovodkaz">
    <w:name w:val="Hyperlink"/>
    <w:basedOn w:val="Standardnpsmoodstavce"/>
    <w:uiPriority w:val="99"/>
    <w:semiHidden w:val="1"/>
    <w:unhideWhenUsed w:val="1"/>
    <w:rsid w:val="009D384F"/>
    <w:rPr>
      <w:color w:val="0000ff"/>
      <w:u w:val="single"/>
    </w:rPr>
  </w:style>
  <w:style w:type="character" w:styleId="Nadpis1Char" w:customStyle="1">
    <w:name w:val="Nadpis 1 Char"/>
    <w:basedOn w:val="Standardnpsmoodstavce"/>
    <w:link w:val="Nadpis1"/>
    <w:uiPriority w:val="9"/>
    <w:rsid w:val="00866E8D"/>
    <w:rPr>
      <w:rFonts w:asciiTheme="majorHAnsi" w:cstheme="majorBidi" w:eastAsiaTheme="majorEastAsia" w:hAnsiTheme="majorHAnsi"/>
      <w:color w:val="2f5496" w:themeColor="accent1" w:themeShade="0000BF"/>
      <w:sz w:val="32"/>
      <w:szCs w:val="32"/>
    </w:rPr>
  </w:style>
  <w:style w:type="character" w:styleId="Nadpis3Char" w:customStyle="1">
    <w:name w:val="Nadpis 3 Char"/>
    <w:basedOn w:val="Standardnpsmoodstavce"/>
    <w:link w:val="Nadpis3"/>
    <w:uiPriority w:val="9"/>
    <w:semiHidden w:val="1"/>
    <w:rsid w:val="00866E8D"/>
    <w:rPr>
      <w:rFonts w:asciiTheme="majorHAnsi" w:cstheme="majorBidi" w:eastAsiaTheme="majorEastAsia" w:hAnsiTheme="majorHAnsi"/>
      <w:color w:val="1f3763" w:themeColor="accent1" w:themeShade="00007F"/>
      <w:sz w:val="24"/>
      <w:szCs w:val="24"/>
    </w:rPr>
  </w:style>
  <w:style w:type="character" w:styleId="Zdraznn">
    <w:name w:val="Emphasis"/>
    <w:basedOn w:val="Standardnpsmoodstavce"/>
    <w:uiPriority w:val="20"/>
    <w:qFormat w:val="1"/>
    <w:rsid w:val="00BF107A"/>
    <w:rPr>
      <w:i w:val="1"/>
      <w:iCs w:val="1"/>
    </w:rPr>
  </w:style>
  <w:style w:type="paragraph" w:styleId="Zhlav">
    <w:name w:val="header"/>
    <w:basedOn w:val="Normln"/>
    <w:link w:val="ZhlavChar"/>
    <w:uiPriority w:val="99"/>
    <w:unhideWhenUsed w:val="1"/>
    <w:rsid w:val="00006F2F"/>
    <w:pPr>
      <w:tabs>
        <w:tab w:val="center" w:pos="4536"/>
        <w:tab w:val="right" w:pos="9072"/>
      </w:tabs>
      <w:spacing w:after="0" w:line="240" w:lineRule="auto"/>
    </w:pPr>
  </w:style>
  <w:style w:type="character" w:styleId="ZhlavChar" w:customStyle="1">
    <w:name w:val="Záhlaví Char"/>
    <w:basedOn w:val="Standardnpsmoodstavce"/>
    <w:link w:val="Zhlav"/>
    <w:uiPriority w:val="99"/>
    <w:rsid w:val="00006F2F"/>
  </w:style>
  <w:style w:type="paragraph" w:styleId="Zpat">
    <w:name w:val="footer"/>
    <w:basedOn w:val="Normln"/>
    <w:link w:val="ZpatChar"/>
    <w:uiPriority w:val="99"/>
    <w:unhideWhenUsed w:val="1"/>
    <w:rsid w:val="00006F2F"/>
    <w:pPr>
      <w:tabs>
        <w:tab w:val="center" w:pos="4536"/>
        <w:tab w:val="right" w:pos="9072"/>
      </w:tabs>
      <w:spacing w:after="0" w:line="240" w:lineRule="auto"/>
    </w:pPr>
  </w:style>
  <w:style w:type="character" w:styleId="ZpatChar" w:customStyle="1">
    <w:name w:val="Zápatí Char"/>
    <w:basedOn w:val="Standardnpsmoodstavce"/>
    <w:link w:val="Zpat"/>
    <w:uiPriority w:val="99"/>
    <w:rsid w:val="00006F2F"/>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24.png"/><Relationship Id="rId20" Type="http://schemas.openxmlformats.org/officeDocument/2006/relationships/hyperlink" Target="https://www.wikiskripta.eu/w/Hyperplasie" TargetMode="External"/><Relationship Id="rId42" Type="http://schemas.openxmlformats.org/officeDocument/2006/relationships/image" Target="media/image21.png"/><Relationship Id="rId41" Type="http://schemas.openxmlformats.org/officeDocument/2006/relationships/image" Target="media/image26.png"/><Relationship Id="rId22" Type="http://schemas.openxmlformats.org/officeDocument/2006/relationships/hyperlink" Target="https://www.wikiskripta.eu/w/Infekce" TargetMode="External"/><Relationship Id="rId44" Type="http://schemas.openxmlformats.org/officeDocument/2006/relationships/image" Target="media/image17.png"/><Relationship Id="rId21" Type="http://schemas.openxmlformats.org/officeDocument/2006/relationships/hyperlink" Target="https://www.wikiskripta.eu/index.php?title=Neointima&amp;action=edit&amp;redlink=1" TargetMode="External"/><Relationship Id="rId43" Type="http://schemas.openxmlformats.org/officeDocument/2006/relationships/image" Target="media/image15.png"/><Relationship Id="rId24" Type="http://schemas.openxmlformats.org/officeDocument/2006/relationships/hyperlink" Target="https://www.wikiskripta.eu/index.php?title=Anastom%C3%B3za&amp;action=edit&amp;redlink=1" TargetMode="External"/><Relationship Id="rId23" Type="http://schemas.openxmlformats.org/officeDocument/2006/relationships/hyperlink" Target="https://www.wikiskripta.eu/w/Aneurysma" TargetMode="External"/><Relationship Id="rId45"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26" Type="http://schemas.openxmlformats.org/officeDocument/2006/relationships/hyperlink" Target="https://www.wikiskripta.eu/w/Embolus" TargetMode="External"/><Relationship Id="rId25" Type="http://schemas.openxmlformats.org/officeDocument/2006/relationships/hyperlink" Target="https://www.wikiskripta.eu/w/Bypass" TargetMode="External"/><Relationship Id="rId28" Type="http://schemas.openxmlformats.org/officeDocument/2006/relationships/hyperlink" Target="https://www.wikiskripta.eu/w/GIT" TargetMode="External"/><Relationship Id="rId27" Type="http://schemas.openxmlformats.org/officeDocument/2006/relationships/hyperlink" Target="https://www.wikiskripta.eu/index.php?title=Aortoenterick%C3%A1_p%C3%AD%C5%A1t%C4%9Bl&amp;action=edit&amp;redlink=1"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8.png"/><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14.gif"/><Relationship Id="rId30" Type="http://schemas.openxmlformats.org/officeDocument/2006/relationships/image" Target="media/image8.png"/><Relationship Id="rId11" Type="http://schemas.openxmlformats.org/officeDocument/2006/relationships/image" Target="media/image20.png"/><Relationship Id="rId33" Type="http://schemas.openxmlformats.org/officeDocument/2006/relationships/image" Target="media/image2.png"/><Relationship Id="rId10" Type="http://schemas.openxmlformats.org/officeDocument/2006/relationships/image" Target="media/image1.png"/><Relationship Id="rId32" Type="http://schemas.openxmlformats.org/officeDocument/2006/relationships/image" Target="media/image12.png"/><Relationship Id="rId13" Type="http://schemas.openxmlformats.org/officeDocument/2006/relationships/image" Target="media/image3.png"/><Relationship Id="rId35" Type="http://schemas.openxmlformats.org/officeDocument/2006/relationships/image" Target="media/image4.png"/><Relationship Id="rId12" Type="http://schemas.openxmlformats.org/officeDocument/2006/relationships/image" Target="media/image6.png"/><Relationship Id="rId34" Type="http://schemas.openxmlformats.org/officeDocument/2006/relationships/image" Target="media/image9.png"/><Relationship Id="rId15" Type="http://schemas.openxmlformats.org/officeDocument/2006/relationships/image" Target="media/image22.png"/><Relationship Id="rId37" Type="http://schemas.openxmlformats.org/officeDocument/2006/relationships/image" Target="media/image19.png"/><Relationship Id="rId14" Type="http://schemas.openxmlformats.org/officeDocument/2006/relationships/image" Target="media/image7.png"/><Relationship Id="rId36" Type="http://schemas.openxmlformats.org/officeDocument/2006/relationships/image" Target="media/image16.png"/><Relationship Id="rId17" Type="http://schemas.openxmlformats.org/officeDocument/2006/relationships/hyperlink" Target="https://ikch.lfhk.cuni.cz/cs/mimotelni-obeh" TargetMode="External"/><Relationship Id="rId39" Type="http://schemas.openxmlformats.org/officeDocument/2006/relationships/image" Target="media/image23.png"/><Relationship Id="rId16" Type="http://schemas.openxmlformats.org/officeDocument/2006/relationships/image" Target="media/image13.png"/><Relationship Id="rId38" Type="http://schemas.openxmlformats.org/officeDocument/2006/relationships/image" Target="media/image11.png"/><Relationship Id="rId19" Type="http://schemas.openxmlformats.org/officeDocument/2006/relationships/image" Target="media/image25.png"/><Relationship Id="rId18" Type="http://schemas.openxmlformats.org/officeDocument/2006/relationships/hyperlink" Target="https://cs.wikipedia.org/wiki/Acidobazick%C3%A1_rovnov%C3%A1ha"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wFuhK6WlYFuXtgm8RR7ulstNrA==">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2021-03-15T19:20:00Z</dcterms:created>
  <dc:creator>Tous, Jan</dc:creator>
</cp:coreProperties>
</file>