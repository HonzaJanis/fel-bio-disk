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hd w:fill="ffffff" w:val="clear"/>
        <w:spacing w:after="280" w:line="240" w:lineRule="auto"/>
        <w:ind w:left="0" w:firstLine="0"/>
        <w:jc w:val="center"/>
        <w:rPr>
          <w:sz w:val="26"/>
          <w:szCs w:val="26"/>
        </w:rPr>
      </w:pPr>
      <w:bookmarkStart w:colFirst="0" w:colLast="0" w:name="_heading=h.gjdgxs" w:id="0"/>
      <w:bookmarkEnd w:id="0"/>
      <w:r w:rsidDel="00000000" w:rsidR="00000000" w:rsidRPr="00000000">
        <w:rPr>
          <w:sz w:val="26"/>
          <w:szCs w:val="26"/>
          <w:rtl w:val="0"/>
        </w:rPr>
        <w:t xml:space="preserve">B6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– </w:t>
      </w:r>
      <w:r w:rsidDel="00000000" w:rsidR="00000000" w:rsidRPr="00000000">
        <w:rPr>
          <w:sz w:val="26"/>
          <w:szCs w:val="26"/>
          <w:rtl w:val="0"/>
        </w:rPr>
        <w:t xml:space="preserve">Termodynamické soustavy, děje vratné a nevratné, kinetika chemických reakcí (Chemie pro bioinženýrství)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r w:rsidDel="00000000" w:rsidR="00000000" w:rsidRPr="00000000">
        <w:rPr>
          <w:rtl w:val="0"/>
        </w:rPr>
        <w:t xml:space="preserve">Termodynamické soustavy</w:t>
      </w:r>
    </w:p>
    <w:p w:rsidR="00000000" w:rsidDel="00000000" w:rsidP="00000000" w:rsidRDefault="00000000" w:rsidRPr="00000000" w14:paraId="00000003">
      <w:pPr>
        <w:pStyle w:val="Heading2"/>
        <w:pageBreakBefore w:val="0"/>
        <w:rPr/>
      </w:pPr>
      <w:r w:rsidDel="00000000" w:rsidR="00000000" w:rsidRPr="00000000">
        <w:rPr>
          <w:rtl w:val="0"/>
        </w:rPr>
        <w:t xml:space="preserve">Termodynamika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pojednává o přeměnách tepla v práci a naopak; o vzájemných vztazích mezi teplem a jinými druhy energie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nevyžaduje znalosti o struktuře molekul – stačí nám znalost počátečního a konečného stavu a vnějších podmínek, za kterých proces probíhá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základem je I. a II. věta termodynamická (axiomy)</w:t>
      </w:r>
    </w:p>
    <w:p w:rsidR="00000000" w:rsidDel="00000000" w:rsidP="00000000" w:rsidRDefault="00000000" w:rsidRPr="00000000" w14:paraId="00000007">
      <w:pPr>
        <w:pStyle w:val="Heading2"/>
        <w:pageBreakBefore w:val="0"/>
        <w:rPr/>
      </w:pPr>
      <w:r w:rsidDel="00000000" w:rsidR="00000000" w:rsidRPr="00000000">
        <w:rPr>
          <w:rtl w:val="0"/>
        </w:rPr>
        <w:t xml:space="preserve">Soustava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látkou vyplněná část prostoru, ve které probíhají termodynamické změny nebo je ve stavu termodynamické rovnováhy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 okolí je vymezena skutečným nebo myšleným rozhraním</w:t>
      </w:r>
    </w:p>
    <w:p w:rsidR="00000000" w:rsidDel="00000000" w:rsidP="00000000" w:rsidRDefault="00000000" w:rsidRPr="00000000" w14:paraId="0000000A">
      <w:pPr>
        <w:pStyle w:val="Heading2"/>
        <w:pageBreakBefore w:val="0"/>
        <w:rPr/>
      </w:pPr>
      <w:r w:rsidDel="00000000" w:rsidR="00000000" w:rsidRPr="00000000">
        <w:rPr>
          <w:rtl w:val="0"/>
        </w:rPr>
        <w:t xml:space="preserve">Termodynamická soustava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Homogenní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stejnorodá, všude stejné vlastnosti – mění se plynule, obsahuje jednu fázi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Heterogenní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obsahuje více fází, které tvoří fázové rozhraní, na němž se vlastnosti soustavy mění skokem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Fáze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homogenní část heterogenní soustavy, která je ohraničena rozhraním, na kterém se vlastnosti mění skokem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Složka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chemické individuum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Počet složek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počet chemických individuí snížený o počet chemických reakcí, které mohou za daných podmínek v soustavě probíhat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Počet stupňů volnosti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počet nezávislých parametrů</w:t>
      </w:r>
    </w:p>
    <w:p w:rsidR="00000000" w:rsidDel="00000000" w:rsidP="00000000" w:rsidRDefault="00000000" w:rsidRPr="00000000" w14:paraId="00000011">
      <w:pPr>
        <w:pageBreakBefore w:val="0"/>
        <w:jc w:val="center"/>
        <w:rPr/>
      </w:pPr>
      <w:r w:rsidDel="00000000" w:rsidR="00000000" w:rsidRPr="00000000">
        <w:rPr/>
        <w:drawing>
          <wp:inline distB="0" distT="0" distL="0" distR="0">
            <wp:extent cx="4870192" cy="3543921"/>
            <wp:effectExtent b="0" l="0" r="0" t="0"/>
            <wp:docPr id="6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0192" cy="3543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pageBreakBefore w:val="0"/>
        <w:rPr/>
      </w:pPr>
      <w:r w:rsidDel="00000000" w:rsidR="00000000" w:rsidRPr="00000000">
        <w:rPr>
          <w:rtl w:val="0"/>
        </w:rPr>
        <w:t xml:space="preserve">Teplo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způsob přenosu energie mezi dvěma stýkajícími se soustavami s různou teplotou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přitom samovolně přechází ze soustavy s vyšší teplotou do soustavy s nižší teplotou</w:t>
      </w:r>
    </w:p>
    <w:p w:rsidR="00000000" w:rsidDel="00000000" w:rsidP="00000000" w:rsidRDefault="00000000" w:rsidRPr="00000000" w14:paraId="00000015">
      <w:pPr>
        <w:pStyle w:val="Heading3"/>
        <w:pageBreakBefore w:val="0"/>
        <w:rPr>
          <w:rFonts w:ascii="Calibri" w:cs="Calibri" w:eastAsia="Calibri" w:hAnsi="Calibri"/>
          <w:color w:val="1e4d78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1e4d78"/>
          <w:sz w:val="24"/>
          <w:szCs w:val="24"/>
          <w:rtl w:val="0"/>
        </w:rPr>
        <w:t xml:space="preserve">Práce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(objemová, elektrická, povrchová)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379"/>
        </w:tabs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energie je míra schopnosti konat práci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mech. práce může přecházet v tepelnou energii (třením)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výsledek akce proti účinkující síle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součin síly a dráhy 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∙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564745" cy="3125542"/>
            <wp:effectExtent b="0" l="0" r="0" t="0"/>
            <wp:docPr id="7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5941" l="0" r="7226" t="8187"/>
                    <a:stretch>
                      <a:fillRect/>
                    </a:stretch>
                  </pic:blipFill>
                  <pic:spPr>
                    <a:xfrm>
                      <a:off x="0" y="0"/>
                      <a:ext cx="4564745" cy="3125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pageBreakBefore w:val="0"/>
        <w:rPr/>
      </w:pPr>
      <w:r w:rsidDel="00000000" w:rsidR="00000000" w:rsidRPr="00000000">
        <w:rPr>
          <w:rFonts w:ascii="Calibri" w:cs="Calibri" w:eastAsia="Calibri" w:hAnsi="Calibri"/>
          <w:color w:val="1e4d78"/>
          <w:sz w:val="24"/>
          <w:szCs w:val="24"/>
          <w:rtl w:val="0"/>
        </w:rPr>
        <w:t xml:space="preserve">Vnitřní energie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i w:val="1"/>
          <w:rtl w:val="0"/>
        </w:rPr>
        <w:t xml:space="preserve">U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(tepelná, chemická, jaderná…)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souhrn všech energií uvnitř soustavy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celkový obsah vnitřní energie neumíme změřit – nelze převést soustavu do stavu bez energie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pageBreakBefore w:val="0"/>
        <w:rPr/>
      </w:pPr>
      <w:r w:rsidDel="00000000" w:rsidR="00000000" w:rsidRPr="00000000">
        <w:rPr>
          <w:rtl w:val="0"/>
        </w:rPr>
        <w:t xml:space="preserve">Zákony</w:t>
      </w:r>
    </w:p>
    <w:p w:rsidR="00000000" w:rsidDel="00000000" w:rsidP="00000000" w:rsidRDefault="00000000" w:rsidRPr="00000000" w14:paraId="00000020">
      <w:pPr>
        <w:pStyle w:val="Heading3"/>
        <w:pageBreakBefore w:val="0"/>
        <w:rPr/>
      </w:pPr>
      <w:r w:rsidDel="00000000" w:rsidR="00000000" w:rsidRPr="00000000">
        <w:rPr>
          <w:rtl w:val="0"/>
        </w:rPr>
        <w:t xml:space="preserve">Nultý zákon termodynamiky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Dvě tělesa jsou v tepelné rovnováze, když každé z nich je v tepelné rovnováze s tělesem třetím.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Srovnání teploty provádíme měřením teploměrné vlastnosti třetího tělesa. </w:t>
      </w:r>
    </w:p>
    <w:p w:rsidR="00000000" w:rsidDel="00000000" w:rsidP="00000000" w:rsidRDefault="00000000" w:rsidRPr="00000000" w14:paraId="00000023">
      <w:pPr>
        <w:pStyle w:val="Heading3"/>
        <w:pageBreakBefore w:val="0"/>
        <w:rPr/>
      </w:pPr>
      <w:r w:rsidDel="00000000" w:rsidR="00000000" w:rsidRPr="00000000">
        <w:rPr>
          <w:rtl w:val="0"/>
        </w:rPr>
        <w:t xml:space="preserve">Zákon zachování energie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Množství energie v izolované soustavě je konstantní.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Soustava může s okolím vyměňovat energii prostřednictvím práce a tepla. </w:t>
      </w:r>
    </w:p>
    <w:p w:rsidR="00000000" w:rsidDel="00000000" w:rsidP="00000000" w:rsidRDefault="00000000" w:rsidRPr="00000000" w14:paraId="00000026">
      <w:pPr>
        <w:pStyle w:val="Heading3"/>
        <w:pageBreakBefore w:val="0"/>
        <w:rPr/>
      </w:pPr>
      <w:r w:rsidDel="00000000" w:rsidR="00000000" w:rsidRPr="00000000">
        <w:rPr>
          <w:rtl w:val="0"/>
        </w:rPr>
        <w:t xml:space="preserve">1. věta termodynamiky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Změna vnitřní energie se rovná algebraickému součtu vyměněného tepla a vyměněné práce. </w:t>
      </w:r>
    </w:p>
    <w:p w:rsidR="00000000" w:rsidDel="00000000" w:rsidP="00000000" w:rsidRDefault="00000000" w:rsidRPr="00000000" w14:paraId="00000028">
      <w:pPr>
        <w:pageBreakBefore w:val="0"/>
        <w:jc w:val="center"/>
        <w:rPr>
          <w:b w:val="1"/>
        </w:rPr>
      </w:pPr>
      <w:r w:rsidDel="00000000" w:rsidR="00000000" w:rsidRPr="00000000">
        <w:rPr>
          <w:rFonts w:ascii="Cambria Math" w:cs="Cambria Math" w:eastAsia="Cambria Math" w:hAnsi="Cambria Math"/>
          <w:b w:val="1"/>
          <w:rtl w:val="0"/>
        </w:rPr>
        <w:t xml:space="preserve">𝑑𝑈</w:t>
      </w:r>
      <w:r w:rsidDel="00000000" w:rsidR="00000000" w:rsidRPr="00000000">
        <w:rPr>
          <w:b w:val="1"/>
          <w:rtl w:val="0"/>
        </w:rPr>
        <w:t xml:space="preserve"> = </w:t>
      </w:r>
      <w:r w:rsidDel="00000000" w:rsidR="00000000" w:rsidRPr="00000000">
        <w:rPr>
          <w:rFonts w:ascii="Cambria Math" w:cs="Cambria Math" w:eastAsia="Cambria Math" w:hAnsi="Cambria Math"/>
          <w:b w:val="1"/>
          <w:rtl w:val="0"/>
        </w:rPr>
        <w:t xml:space="preserve">𝑑𝑄</w:t>
      </w:r>
      <w:r w:rsidDel="00000000" w:rsidR="00000000" w:rsidRPr="00000000">
        <w:rPr>
          <w:b w:val="1"/>
          <w:rtl w:val="0"/>
        </w:rPr>
        <w:t xml:space="preserve"> + </w:t>
      </w:r>
      <w:r w:rsidDel="00000000" w:rsidR="00000000" w:rsidRPr="00000000">
        <w:rPr>
          <w:rFonts w:ascii="Cambria Math" w:cs="Cambria Math" w:eastAsia="Cambria Math" w:hAnsi="Cambria Math"/>
          <w:b w:val="1"/>
          <w:rtl w:val="0"/>
        </w:rPr>
        <w:t xml:space="preserve">𝑑</w:t>
      </w:r>
      <w:r w:rsidDel="00000000" w:rsidR="00000000" w:rsidRPr="00000000">
        <w:rPr>
          <w:b w:val="1"/>
          <w:rtl w:val="0"/>
        </w:rPr>
        <w:t xml:space="preserve">W</w:t>
      </w:r>
    </w:p>
    <w:p w:rsidR="00000000" w:rsidDel="00000000" w:rsidP="00000000" w:rsidRDefault="00000000" w:rsidRPr="00000000" w14:paraId="00000029">
      <w:pPr>
        <w:pStyle w:val="Heading2"/>
        <w:pageBreakBefore w:val="0"/>
        <w:rPr/>
      </w:pPr>
      <w:r w:rsidDel="00000000" w:rsidR="00000000" w:rsidRPr="00000000">
        <w:rPr>
          <w:rtl w:val="0"/>
        </w:rPr>
        <w:t xml:space="preserve">Ideální plyn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Ideální (dokonalý) plyn je plyn, který má na rozdíl od skutečného plynu tyto ideální vlastnosti: je dokonale stlačitelný a bez vnitřního tření.</w:t>
      </w:r>
    </w:p>
    <w:p w:rsidR="00000000" w:rsidDel="00000000" w:rsidP="00000000" w:rsidRDefault="00000000" w:rsidRPr="00000000" w14:paraId="0000002B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  <w:t xml:space="preserve">Částice ideálního plynu musejí splňovat: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1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rozměry částic jsou zanedbatelné vzhledem ke vzdálenostem mezi nimi</w:t>
        <w:br w:type="textWrapping"/>
        <w:t xml:space="preserve">(částice ideálního plynu lze tedy považovat za hmotné body)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1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kromě srážek na sebe částice jinak nepůsobí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celková kinetická energie částic se při vzájemných srážkách nemění, tzn. srážky částic jsou dokonale pružné</w:t>
      </w:r>
    </w:p>
    <w:p w:rsidR="00000000" w:rsidDel="00000000" w:rsidP="00000000" w:rsidRDefault="00000000" w:rsidRPr="00000000" w14:paraId="0000002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Pro ideální plyny platí: </w:t>
      </w:r>
      <w:r w:rsidDel="00000000" w:rsidR="00000000" w:rsidRPr="00000000">
        <w:rPr/>
        <w:drawing>
          <wp:inline distB="114300" distT="114300" distL="114300" distR="114300">
            <wp:extent cx="784265" cy="216606"/>
            <wp:effectExtent b="0" l="0" r="0" t="0"/>
            <wp:docPr id="4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4265" cy="216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i w:val="1"/>
          <w:rtl w:val="0"/>
        </w:rPr>
        <w:t xml:space="preserve">k</w:t>
      </w:r>
      <w:r w:rsidDel="00000000" w:rsidR="00000000" w:rsidRPr="00000000">
        <w:rPr>
          <w:rtl w:val="0"/>
        </w:rPr>
        <w:t xml:space="preserve"> … Boltzmannova konst., </w:t>
      </w:r>
      <w:r w:rsidDel="00000000" w:rsidR="00000000" w:rsidRPr="00000000">
        <w:rPr>
          <w:i w:val="1"/>
          <w:rtl w:val="0"/>
        </w:rPr>
        <w:t xml:space="preserve">T</w:t>
      </w:r>
      <w:r w:rsidDel="00000000" w:rsidR="00000000" w:rsidRPr="00000000">
        <w:rPr>
          <w:rtl w:val="0"/>
        </w:rPr>
        <w:t xml:space="preserve"> [K], …)</w:t>
      </w:r>
    </w:p>
    <w:p w:rsidR="00000000" w:rsidDel="00000000" w:rsidP="00000000" w:rsidRDefault="00000000" w:rsidRPr="00000000" w14:paraId="0000003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Průměrná kinetická energie jedné částice ideálního plynu je podle ekvipartičního principu přímo úměrná teplotě: </w:t>
      </w:r>
      <w:r w:rsidDel="00000000" w:rsidR="00000000" w:rsidRPr="00000000">
        <w:rPr>
          <w:i w:val="1"/>
          <w:rtl w:val="0"/>
        </w:rPr>
        <w:t xml:space="preserve">E</w:t>
      </w:r>
      <w:r w:rsidDel="00000000" w:rsidR="00000000" w:rsidRPr="00000000">
        <w:rPr/>
        <w:drawing>
          <wp:inline distB="114300" distT="114300" distL="114300" distR="114300">
            <wp:extent cx="431363" cy="323523"/>
            <wp:effectExtent b="0" l="0" r="0" t="0"/>
            <wp:docPr id="6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363" cy="323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ab/>
        <w:t xml:space="preserve">(Ekvipartiční teorém: Na každý stupeň volnosti připadá při dané teplotě energie </w:t>
      </w:r>
      <w:r w:rsidDel="00000000" w:rsidR="00000000" w:rsidRPr="00000000">
        <w:rPr>
          <w:i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 = ½</w:t>
      </w:r>
      <w:r w:rsidDel="00000000" w:rsidR="00000000" w:rsidRPr="00000000">
        <w:rPr>
          <w:i w:val="1"/>
          <w:rtl w:val="0"/>
        </w:rPr>
        <w:t xml:space="preserve">kT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Entalpie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jc w:val="center"/>
        <w:rPr/>
      </w:pPr>
      <w:r w:rsidDel="00000000" w:rsidR="00000000" w:rsidRPr="00000000">
        <w:rPr/>
        <w:drawing>
          <wp:inline distB="0" distT="0" distL="0" distR="0">
            <wp:extent cx="4966009" cy="3392467"/>
            <wp:effectExtent b="0" l="0" r="0" t="0"/>
            <wp:docPr id="7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6009" cy="3392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Entalpie</w:t>
      </w:r>
      <w:r w:rsidDel="00000000" w:rsidR="00000000" w:rsidRPr="00000000">
        <w:rPr>
          <w:highlight w:val="white"/>
          <w:rtl w:val="0"/>
        </w:rPr>
        <w:t xml:space="preserve"> [H] = J (vyjadřuje energii uloženou v termodynamickém systému)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highlight w:val="white"/>
          <w:rtl w:val="0"/>
        </w:rPr>
        <w:t xml:space="preserve">Rovnice tedy říká, že </w:t>
      </w:r>
      <w:r w:rsidDel="00000000" w:rsidR="00000000" w:rsidRPr="00000000">
        <w:rPr>
          <w:b w:val="1"/>
          <w:highlight w:val="white"/>
          <w:rtl w:val="0"/>
        </w:rPr>
        <w:t xml:space="preserve">entalpie</w:t>
      </w:r>
      <w:r w:rsidDel="00000000" w:rsidR="00000000" w:rsidRPr="00000000">
        <w:rPr>
          <w:highlight w:val="white"/>
          <w:rtl w:val="0"/>
        </w:rPr>
        <w:t xml:space="preserve"> se rovná vnitřní energii systému zvětšené o součin tlaku systému a jeho objemu.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jc w:val="center"/>
        <w:rPr/>
      </w:pPr>
      <w:r w:rsidDel="00000000" w:rsidR="00000000" w:rsidRPr="00000000">
        <w:rPr/>
        <w:drawing>
          <wp:inline distB="0" distT="0" distL="0" distR="0">
            <wp:extent cx="4923000" cy="3677109"/>
            <wp:effectExtent b="0" l="0" r="0" t="0"/>
            <wp:docPr id="7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3000" cy="3677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jc w:val="center"/>
        <w:rPr/>
      </w:pPr>
      <w:r w:rsidDel="00000000" w:rsidR="00000000" w:rsidRPr="00000000">
        <w:rPr/>
        <w:drawing>
          <wp:inline distB="0" distT="0" distL="0" distR="0">
            <wp:extent cx="5731510" cy="4187190"/>
            <wp:effectExtent b="0" l="0" r="0" t="0"/>
            <wp:docPr id="7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jc w:val="center"/>
        <w:rPr/>
      </w:pPr>
      <w:r w:rsidDel="00000000" w:rsidR="00000000" w:rsidRPr="00000000">
        <w:rPr/>
        <w:drawing>
          <wp:inline distB="0" distT="0" distL="0" distR="0">
            <wp:extent cx="5731510" cy="4226560"/>
            <wp:effectExtent b="0" l="0" r="0" t="0"/>
            <wp:docPr id="7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6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jc w:val="center"/>
        <w:rPr/>
      </w:pPr>
      <w:r w:rsidDel="00000000" w:rsidR="00000000" w:rsidRPr="00000000">
        <w:rPr/>
        <w:drawing>
          <wp:inline distB="0" distT="0" distL="0" distR="0">
            <wp:extent cx="5731510" cy="4161155"/>
            <wp:effectExtent b="0" l="0" r="0" t="0"/>
            <wp:docPr id="7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jc w:val="center"/>
        <w:rPr/>
      </w:pPr>
      <w:r w:rsidDel="00000000" w:rsidR="00000000" w:rsidRPr="00000000">
        <w:rPr/>
        <w:drawing>
          <wp:inline distB="0" distT="0" distL="0" distR="0">
            <wp:extent cx="5731510" cy="4192905"/>
            <wp:effectExtent b="0" l="0" r="0" t="0"/>
            <wp:docPr id="7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2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pageBreakBefore w:val="0"/>
        <w:rPr/>
      </w:pPr>
      <w:r w:rsidDel="00000000" w:rsidR="00000000" w:rsidRPr="00000000">
        <w:rPr>
          <w:rtl w:val="0"/>
        </w:rPr>
        <w:t xml:space="preserve">Děje vratné a nevratné</w:t>
      </w:r>
    </w:p>
    <w:p w:rsidR="00000000" w:rsidDel="00000000" w:rsidP="00000000" w:rsidRDefault="00000000" w:rsidRPr="00000000" w14:paraId="0000003C">
      <w:pPr>
        <w:pStyle w:val="Heading2"/>
        <w:pageBreakBefore w:val="0"/>
        <w:rPr/>
      </w:pPr>
      <w:r w:rsidDel="00000000" w:rsidR="00000000" w:rsidRPr="00000000">
        <w:rPr>
          <w:rtl w:val="0"/>
        </w:rPr>
        <w:t xml:space="preserve">Termodynamický děj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Změna stavu soustavy v čase</w:t>
      </w:r>
    </w:p>
    <w:p w:rsidR="00000000" w:rsidDel="00000000" w:rsidP="00000000" w:rsidRDefault="00000000" w:rsidRPr="00000000" w14:paraId="0000003E">
      <w:pPr>
        <w:pStyle w:val="Heading2"/>
        <w:pageBreakBefore w:val="0"/>
        <w:rPr/>
      </w:pPr>
      <w:r w:rsidDel="00000000" w:rsidR="00000000" w:rsidRPr="00000000">
        <w:rPr>
          <w:rtl w:val="0"/>
        </w:rPr>
        <w:t xml:space="preserve">Děj vratný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termodynamický děj, který může probíhat opačným směrem po stejné trajektorii, lze jej obrátit nekonečně malou změnou podmínek (děj rovnovážný)</w:t>
      </w:r>
    </w:p>
    <w:p w:rsidR="00000000" w:rsidDel="00000000" w:rsidP="00000000" w:rsidRDefault="00000000" w:rsidRPr="00000000" w14:paraId="00000040">
      <w:pPr>
        <w:pStyle w:val="Heading2"/>
        <w:pageBreakBefore w:val="0"/>
        <w:rPr/>
      </w:pPr>
      <w:r w:rsidDel="00000000" w:rsidR="00000000" w:rsidRPr="00000000">
        <w:rPr>
          <w:rtl w:val="0"/>
        </w:rPr>
        <w:t xml:space="preserve">Děj nevratný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neprobíhá opačným směrem nebo po stejné trajektorii, k jeho obrácení je třeba silného vnějšího zásahu (děj nerovnovážný)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4770332</wp:posOffset>
            </wp:positionH>
            <wp:positionV relativeFrom="paragraph">
              <wp:posOffset>290195</wp:posOffset>
            </wp:positionV>
            <wp:extent cx="824935" cy="668866"/>
            <wp:effectExtent b="0" l="0" r="0" t="0"/>
            <wp:wrapNone/>
            <wp:docPr id="8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4935" cy="6688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jc w:val="center"/>
        <w:rPr/>
      </w:pPr>
      <w:r w:rsidDel="00000000" w:rsidR="00000000" w:rsidRPr="00000000">
        <w:rPr/>
        <w:drawing>
          <wp:inline distB="0" distT="0" distL="0" distR="0">
            <wp:extent cx="4971921" cy="1976429"/>
            <wp:effectExtent b="0" l="0" r="0" t="0"/>
            <wp:docPr id="7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1921" cy="1976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pageBreakBefore w:val="0"/>
        <w:rPr/>
      </w:pPr>
      <w:r w:rsidDel="00000000" w:rsidR="00000000" w:rsidRPr="00000000">
        <w:rPr>
          <w:rtl w:val="0"/>
        </w:rPr>
        <w:t xml:space="preserve">Carnotův cyklus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193171" cy="3659846"/>
            <wp:effectExtent b="0" l="0" r="0" t="0"/>
            <wp:docPr id="7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3171" cy="3659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952500</wp:posOffset>
            </wp:positionH>
            <wp:positionV relativeFrom="paragraph">
              <wp:posOffset>63735</wp:posOffset>
            </wp:positionV>
            <wp:extent cx="3730463" cy="2720129"/>
            <wp:effectExtent b="0" l="0" r="0" t="0"/>
            <wp:wrapNone/>
            <wp:docPr descr="Bakalářská fyzika pro HGF VŠB-TUO" id="61" name="image12.jpg"/>
            <a:graphic>
              <a:graphicData uri="http://schemas.openxmlformats.org/drawingml/2006/picture">
                <pic:pic>
                  <pic:nvPicPr>
                    <pic:cNvPr descr="Bakalářská fyzika pro HGF VŠB-TUO" id="0" name="image12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0463" cy="27201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2514600</wp:posOffset>
                </wp:positionH>
                <wp:positionV relativeFrom="paragraph">
                  <wp:posOffset>245980</wp:posOffset>
                </wp:positionV>
                <wp:extent cx="932180" cy="305435"/>
                <wp:effectExtent b="0" l="0" r="0" t="0"/>
                <wp:wrapSquare wrapText="bothSides" distB="45720" distT="45720" distL="114300" distR="114300"/>
                <wp:docPr id="45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884673" y="3632045"/>
                          <a:ext cx="922655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izotermická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2514600</wp:posOffset>
                </wp:positionH>
                <wp:positionV relativeFrom="paragraph">
                  <wp:posOffset>245980</wp:posOffset>
                </wp:positionV>
                <wp:extent cx="932180" cy="305435"/>
                <wp:effectExtent b="0" l="0" r="0" t="0"/>
                <wp:wrapSquare wrapText="bothSides" distB="45720" distT="45720" distL="114300" distR="114300"/>
                <wp:docPr id="45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2180" cy="3054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457200</wp:posOffset>
                </wp:positionH>
                <wp:positionV relativeFrom="paragraph">
                  <wp:posOffset>208114</wp:posOffset>
                </wp:positionV>
                <wp:extent cx="898525" cy="246380"/>
                <wp:effectExtent b="0" l="0" r="0" t="0"/>
                <wp:wrapSquare wrapText="bothSides" distB="45720" distT="45720" distL="114300" distR="114300"/>
                <wp:docPr id="44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901500" y="3661573"/>
                          <a:ext cx="889000" cy="236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adiabatická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457200</wp:posOffset>
                </wp:positionH>
                <wp:positionV relativeFrom="paragraph">
                  <wp:posOffset>208114</wp:posOffset>
                </wp:positionV>
                <wp:extent cx="898525" cy="246380"/>
                <wp:effectExtent b="0" l="0" r="0" t="0"/>
                <wp:wrapSquare wrapText="bothSides" distB="45720" distT="45720" distL="114300" distR="114300"/>
                <wp:docPr id="44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8525" cy="246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3724275</wp:posOffset>
                </wp:positionH>
                <wp:positionV relativeFrom="paragraph">
                  <wp:posOffset>170249</wp:posOffset>
                </wp:positionV>
                <wp:extent cx="898525" cy="246380"/>
                <wp:effectExtent b="0" l="0" r="0" t="0"/>
                <wp:wrapSquare wrapText="bothSides" distB="45720" distT="45720" distL="114300" distR="114300"/>
                <wp:docPr id="4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901500" y="3661573"/>
                          <a:ext cx="889000" cy="236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adiabatická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3724275</wp:posOffset>
                </wp:positionH>
                <wp:positionV relativeFrom="paragraph">
                  <wp:posOffset>170249</wp:posOffset>
                </wp:positionV>
                <wp:extent cx="898525" cy="246380"/>
                <wp:effectExtent b="0" l="0" r="0" t="0"/>
                <wp:wrapSquare wrapText="bothSides" distB="45720" distT="45720" distL="114300" distR="114300"/>
                <wp:docPr id="43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8525" cy="246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1352550</wp:posOffset>
                </wp:positionH>
                <wp:positionV relativeFrom="paragraph">
                  <wp:posOffset>103808</wp:posOffset>
                </wp:positionV>
                <wp:extent cx="932180" cy="305435"/>
                <wp:effectExtent b="0" l="0" r="0" t="0"/>
                <wp:wrapSquare wrapText="bothSides" distB="45720" distT="45720" distL="114300" distR="114300"/>
                <wp:docPr id="46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884673" y="3632045"/>
                          <a:ext cx="922655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izotermická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1352550</wp:posOffset>
                </wp:positionH>
                <wp:positionV relativeFrom="paragraph">
                  <wp:posOffset>103808</wp:posOffset>
                </wp:positionV>
                <wp:extent cx="932180" cy="305435"/>
                <wp:effectExtent b="0" l="0" r="0" t="0"/>
                <wp:wrapSquare wrapText="bothSides" distB="45720" distT="45720" distL="114300" distR="114300"/>
                <wp:docPr id="46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2180" cy="3054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731510" cy="962660"/>
            <wp:effectExtent b="0" l="0" r="0" t="0"/>
            <wp:docPr id="7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pageBreakBefore w:val="0"/>
        <w:rPr/>
      </w:pPr>
      <w:r w:rsidDel="00000000" w:rsidR="00000000" w:rsidRPr="00000000">
        <w:rPr>
          <w:rtl w:val="0"/>
        </w:rPr>
        <w:t xml:space="preserve">Zákony</w:t>
      </w:r>
    </w:p>
    <w:p w:rsidR="00000000" w:rsidDel="00000000" w:rsidP="00000000" w:rsidRDefault="00000000" w:rsidRPr="00000000" w14:paraId="00000056">
      <w:pPr>
        <w:pStyle w:val="Heading3"/>
        <w:pageBreakBefore w:val="0"/>
        <w:rPr/>
      </w:pPr>
      <w:r w:rsidDel="00000000" w:rsidR="00000000" w:rsidRPr="00000000">
        <w:rPr>
          <w:rtl w:val="0"/>
        </w:rPr>
        <w:t xml:space="preserve">2. věta termodynamiky</w:t>
      </w:r>
    </w:p>
    <w:p w:rsidR="00000000" w:rsidDel="00000000" w:rsidP="00000000" w:rsidRDefault="00000000" w:rsidRPr="00000000" w14:paraId="00000057">
      <w:pPr>
        <w:pageBreakBefore w:val="0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Clausius, 1850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Teplo nemůže samovolně přejít z tělesa chladnějšího na těleso teplejší.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Planck, 1891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Nelze sestrojit periodicky pracující stroj, který by ochlazoval teplejší těleso a konal rovnocennou práci.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jc w:val="center"/>
        <w:rPr>
          <w:b w:val="1"/>
        </w:rPr>
      </w:pPr>
      <w:r w:rsidDel="00000000" w:rsidR="00000000" w:rsidRPr="00000000">
        <w:rPr/>
        <w:drawing>
          <wp:inline distB="0" distT="0" distL="0" distR="0">
            <wp:extent cx="4957763" cy="1676423"/>
            <wp:effectExtent b="0" l="0" r="0" t="0"/>
            <wp:docPr id="8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1676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pageBreakBefore w:val="0"/>
        <w:rPr/>
      </w:pPr>
      <w:r w:rsidDel="00000000" w:rsidR="00000000" w:rsidRPr="00000000">
        <w:rPr>
          <w:rtl w:val="0"/>
        </w:rPr>
        <w:t xml:space="preserve">Entropie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u w:val="single"/>
          <w:rtl w:val="0"/>
        </w:rPr>
        <w:t xml:space="preserve">Míra neurčitosti systému</w:t>
      </w:r>
      <w:r w:rsidDel="00000000" w:rsidR="00000000" w:rsidRPr="00000000">
        <w:rPr>
          <w:rtl w:val="0"/>
        </w:rPr>
        <w:br w:type="textWrapping"/>
        <w:t xml:space="preserve">(populární, ale hůře definovatelné: </w:t>
      </w:r>
      <w:r w:rsidDel="00000000" w:rsidR="00000000" w:rsidRPr="00000000">
        <w:rPr>
          <w:u w:val="single"/>
          <w:rtl w:val="0"/>
        </w:rPr>
        <w:t xml:space="preserve">„míra neuspořádanosti“ systému</w:t>
      </w:r>
      <w:r w:rsidDel="00000000" w:rsidR="00000000" w:rsidRPr="00000000">
        <w:rPr>
          <w:rtl w:val="0"/>
        </w:rPr>
        <w:t xml:space="preserve"> (co je neuspořádanost?)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míra snahy soustavy směřovat k rovnováze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velikost tepelné energie, která se může měnit v práci při určité teplotě (vratný izotermický děj)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381500" cy="619125"/>
            <wp:effectExtent b="0" l="0" r="0" t="0"/>
            <wp:docPr id="8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 tepelně izolované soustavě 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= 0, Δ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≥ 0) jsou možné jen takové procesy, při kterých entropie roste nebo zůstává konstantní (adiabatický děj)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Každý děj probíhá samovolně ve směru růstu entropie a když má entropie maximální hodnotu, soustava je v rovnováze</w:t>
      </w:r>
    </w:p>
    <w:p w:rsidR="00000000" w:rsidDel="00000000" w:rsidP="00000000" w:rsidRDefault="00000000" w:rsidRPr="00000000" w14:paraId="00000062">
      <w:pPr>
        <w:pageBreakBefore w:val="0"/>
        <w:numPr>
          <w:ilvl w:val="0"/>
          <w:numId w:val="6"/>
        </w:numPr>
        <w:spacing w:after="240" w:befor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𝑑𝑆</w:t>
      </w:r>
      <w:r w:rsidDel="00000000" w:rsidR="00000000" w:rsidRPr="00000000">
        <w:rPr>
          <w:rtl w:val="0"/>
        </w:rPr>
        <w:t xml:space="preserve"> = 0,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𝑑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𝑆</w:t>
      </w:r>
      <w:r w:rsidDel="00000000" w:rsidR="00000000" w:rsidRPr="00000000">
        <w:rPr>
          <w:rtl w:val="0"/>
        </w:rPr>
        <w:t xml:space="preserve"> &lt; 0) ← diferenciální podmínky vyjadřující,  že entropie má ve stavu rovnováhy extrém a zároveň maximum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Clausiova rovnice - pro vratné děje: </w:t>
      </w:r>
      <w:r w:rsidDel="00000000" w:rsidR="00000000" w:rsidRPr="00000000">
        <w:rPr/>
        <w:drawing>
          <wp:inline distB="114300" distT="114300" distL="114300" distR="114300">
            <wp:extent cx="595670" cy="336443"/>
            <wp:effectExtent b="0" l="0" r="0" t="0"/>
            <wp:docPr id="5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670" cy="336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Clausiova nerovnost - pro nevratné děje: </w:t>
      </w:r>
      <w:r w:rsidDel="00000000" w:rsidR="00000000" w:rsidRPr="00000000">
        <w:rPr/>
        <w:drawing>
          <wp:inline distB="114300" distT="114300" distL="114300" distR="114300">
            <wp:extent cx="604838" cy="343286"/>
            <wp:effectExtent b="0" l="0" r="0" t="0"/>
            <wp:docPr id="6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8" cy="343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pageBreakBefore w:val="0"/>
        <w:rPr/>
      </w:pPr>
      <w:r w:rsidDel="00000000" w:rsidR="00000000" w:rsidRPr="00000000">
        <w:rPr>
          <w:rtl w:val="0"/>
        </w:rPr>
        <w:t xml:space="preserve">Spojená formulace 1. a 2. věty termodynamiky</w:t>
      </w:r>
    </w:p>
    <w:p w:rsidR="00000000" w:rsidDel="00000000" w:rsidP="00000000" w:rsidRDefault="00000000" w:rsidRPr="00000000" w14:paraId="00000065">
      <w:pPr>
        <w:pageBreakBefore w:val="0"/>
        <w:jc w:val="center"/>
        <w:rPr/>
      </w:pPr>
      <w:r w:rsidDel="00000000" w:rsidR="00000000" w:rsidRPr="00000000">
        <w:rPr/>
        <w:drawing>
          <wp:inline distB="0" distT="0" distL="0" distR="0">
            <wp:extent cx="5247419" cy="3831208"/>
            <wp:effectExtent b="0" l="0" r="0" t="0"/>
            <wp:docPr id="8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7419" cy="3831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jc w:val="center"/>
        <w:rPr/>
      </w:pPr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/>
        <w:drawing>
          <wp:inline distB="0" distT="0" distL="0" distR="0">
            <wp:extent cx="5434803" cy="1437278"/>
            <wp:effectExtent b="0" l="0" r="0" t="0"/>
            <wp:docPr id="8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803" cy="1437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pageBreakBefore w:val="0"/>
        <w:rPr/>
      </w:pPr>
      <w:r w:rsidDel="00000000" w:rsidR="00000000" w:rsidRPr="00000000">
        <w:rPr>
          <w:rtl w:val="0"/>
        </w:rPr>
        <w:t xml:space="preserve">Termodynamické funkce</w:t>
      </w:r>
    </w:p>
    <w:p w:rsidR="00000000" w:rsidDel="00000000" w:rsidP="00000000" w:rsidRDefault="00000000" w:rsidRPr="00000000" w14:paraId="00000069">
      <w:pPr>
        <w:pageBreakBefore w:val="0"/>
        <w:jc w:val="center"/>
        <w:rPr/>
      </w:pPr>
      <w:r w:rsidDel="00000000" w:rsidR="00000000" w:rsidRPr="00000000">
        <w:rPr/>
        <w:drawing>
          <wp:inline distB="0" distT="0" distL="0" distR="0">
            <wp:extent cx="3127538" cy="1623757"/>
            <wp:effectExtent b="0" l="0" r="0" t="0"/>
            <wp:docPr id="8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4"/>
                    <a:srcRect b="10225" l="4607" r="4529" t="8796"/>
                    <a:stretch>
                      <a:fillRect/>
                    </a:stretch>
                  </pic:blipFill>
                  <pic:spPr>
                    <a:xfrm>
                      <a:off x="0" y="0"/>
                      <a:ext cx="3127538" cy="1623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pageBreakBefore w:val="0"/>
        <w:rPr/>
      </w:pPr>
      <w:r w:rsidDel="00000000" w:rsidR="00000000" w:rsidRPr="00000000">
        <w:rPr>
          <w:rtl w:val="0"/>
        </w:rPr>
        <w:t xml:space="preserve">Kinetika chemických reakcí</w:t>
      </w:r>
    </w:p>
    <w:p w:rsidR="00000000" w:rsidDel="00000000" w:rsidP="00000000" w:rsidRDefault="00000000" w:rsidRPr="00000000" w14:paraId="0000006B">
      <w:pPr>
        <w:pStyle w:val="Heading2"/>
        <w:pageBreakBefore w:val="0"/>
        <w:rPr/>
      </w:pPr>
      <w:r w:rsidDel="00000000" w:rsidR="00000000" w:rsidRPr="00000000">
        <w:rPr>
          <w:rtl w:val="0"/>
        </w:rPr>
        <w:t xml:space="preserve">Chemické reakce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jednoduché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složené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vratné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bočné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následné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řetězové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Vratné reakce</w:t>
      </w:r>
    </w:p>
    <w:p w:rsidR="00000000" w:rsidDel="00000000" w:rsidP="00000000" w:rsidRDefault="00000000" w:rsidRPr="00000000" w14:paraId="00000073">
      <w:pPr>
        <w:pageBreakBefore w:val="0"/>
        <w:jc w:val="center"/>
        <w:rPr>
          <w:b w:val="1"/>
        </w:rPr>
      </w:pPr>
      <w:r w:rsidDel="00000000" w:rsidR="00000000" w:rsidRPr="00000000">
        <w:rPr/>
        <w:drawing>
          <wp:inline distB="0" distT="0" distL="0" distR="0">
            <wp:extent cx="3698542" cy="2270508"/>
            <wp:effectExtent b="0" l="0" r="0" t="0"/>
            <wp:docPr id="8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8542" cy="2270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Boční reakce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 výchozí soustavy vzniká paralelně dva nebo více produktů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175383" cy="625429"/>
            <wp:effectExtent b="0" l="0" r="0" t="0"/>
            <wp:docPr id="8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5383" cy="625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výsledná rychlost závisí na výchozí koncentraci 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69665" cy="422527"/>
            <wp:effectExtent b="0" l="0" r="0" t="0"/>
            <wp:docPr id="6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665" cy="422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koncentrace produktů B a C závisí na rychl. konstantách a nezávisí na čase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Následné reakce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 původní látky vzniká meziprodukt, který je výchozí látkou pro další reakci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396415" cy="978736"/>
            <wp:effectExtent b="0" l="0" r="0" t="0"/>
            <wp:docPr id="6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415" cy="978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výsledná rychlost je dána nejpomalejším pochodem, který také udává reakční řád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Řetězové reakce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zvláštní případ následných reakcí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opakovaná tvorba produktu a aktivních meziproduktů, které jsou příčinou samovolného pokračování pochodu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ind w:left="360" w:firstLine="0"/>
        <w:jc w:val="center"/>
        <w:rPr>
          <w:b w:val="1"/>
        </w:rPr>
      </w:pPr>
      <w:r w:rsidDel="00000000" w:rsidR="00000000" w:rsidRPr="00000000">
        <w:rPr/>
        <w:drawing>
          <wp:inline distB="0" distT="0" distL="0" distR="0">
            <wp:extent cx="3189762" cy="1513247"/>
            <wp:effectExtent b="0" l="0" r="0" t="0"/>
            <wp:docPr id="6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9762" cy="1513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pageBreakBefore w:val="0"/>
        <w:rPr/>
      </w:pPr>
      <w:r w:rsidDel="00000000" w:rsidR="00000000" w:rsidRPr="00000000">
        <w:rPr>
          <w:rtl w:val="0"/>
        </w:rPr>
        <w:t xml:space="preserve">Rychlost chemických reakcí</w:t>
      </w:r>
    </w:p>
    <w:p w:rsidR="00000000" w:rsidDel="00000000" w:rsidP="00000000" w:rsidRDefault="00000000" w:rsidRPr="00000000" w14:paraId="00000083">
      <w:pPr>
        <w:pageBreakBefore w:val="0"/>
        <w:rPr/>
        <w:sectPr>
          <w:pgSz w:h="16838" w:w="11906" w:orient="portrait"/>
          <w:pgMar w:bottom="850.3937007874016" w:top="850.3937007874016" w:left="1440.0000000000002" w:right="1440.0000000000002" w:header="708" w:footer="708"/>
          <w:pgNumType w:start="1"/>
        </w:sectPr>
      </w:pPr>
      <w:r w:rsidDel="00000000" w:rsidR="00000000" w:rsidRPr="00000000">
        <w:rPr>
          <w:rtl w:val="0"/>
        </w:rPr>
        <w:t xml:space="preserve">Závisí na: 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koncentraci výchozích látek 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tlaku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teplotě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odvodu x přívodu energie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  <w:sectPr>
          <w:type w:val="continuous"/>
          <w:pgSz w:h="16838" w:w="11906" w:orient="portrait"/>
          <w:pgMar w:bottom="850.3937007874016" w:top="850.3937007874016" w:left="1440.0000000000002" w:right="1440.0000000000002" w:header="708" w:footer="708"/>
          <w:cols w:equalWidth="0" w:num="2">
            <w:col w:space="708" w:w="4158.74"/>
            <w:col w:space="0" w:w="4158.74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katalyzátoru</w:t>
      </w:r>
    </w:p>
    <w:p w:rsidR="00000000" w:rsidDel="00000000" w:rsidP="00000000" w:rsidRDefault="00000000" w:rsidRPr="00000000" w14:paraId="00000089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Vliv koncentrace na rychlost reakce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ubývá výchozích látek a přibývá produktů – reakce se zpomaluje až zcela ustane. Ustaví se dynamická rovnováha, kdy se vyrovnají rychlosti přímé a zpětné reakce. </w:t>
      </w:r>
      <w:r w:rsidDel="00000000" w:rsidR="00000000" w:rsidRPr="00000000">
        <w:rPr>
          <w:rtl w:val="0"/>
        </w:rPr>
      </w:r>
    </w:p>
    <w:sdt>
      <w:sdtPr>
        <w:tag w:val="goog_rdk_2"/>
      </w:sdtPr>
      <w:sdtContent>
        <w:p w:rsidR="00000000" w:rsidDel="00000000" w:rsidP="00000000" w:rsidRDefault="00000000" w:rsidRPr="00000000" w14:paraId="0000008C">
          <w:pPr>
            <w:keepNext w:val="0"/>
            <w:keepLines w:val="0"/>
            <w:pageBreakBefore w:val="0"/>
            <w:widowControl w:val="1"/>
            <w:numPr>
              <w:ilvl w:val="0"/>
              <w:numId w:val="14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160" w:before="0" w:line="259" w:lineRule="auto"/>
            <w:ind w:left="720" w:right="0" w:hanging="360"/>
            <w:jc w:val="left"/>
            <w:rPr>
              <w:ins w:author="Michal Zelený" w:id="0" w:date="2021-05-04T15:12:13Z"/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rychlost reakce je funkcí okamžitých koncentrací reaktantů (Guldberg-Waageův zákon)</w:t>
          </w:r>
          <w:sdt>
            <w:sdtPr>
              <w:tag w:val="goog_rdk_1"/>
            </w:sdtPr>
            <w:sdtContent>
              <w:ins w:author="Michal Zelený" w:id="0" w:date="2021-05-04T15:12:13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"/>
      </w:sdtPr>
      <w:sdtContent>
        <w:p w:rsidR="00000000" w:rsidDel="00000000" w:rsidP="00000000" w:rsidRDefault="00000000" w:rsidRPr="00000000" w14:paraId="0000008D">
          <w:pPr>
            <w:keepNext w:val="0"/>
            <w:keepLines w:val="0"/>
            <w:pageBreakBefore w:val="0"/>
            <w:widowControl w:val="1"/>
            <w:numPr>
              <w:ilvl w:val="0"/>
              <w:numId w:val="14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160" w:before="0" w:line="259" w:lineRule="auto"/>
            <w:ind w:left="720" w:right="0" w:hanging="360"/>
            <w:jc w:val="left"/>
            <w:rPr>
              <w:u w:val="none"/>
              <w:rPrChange w:author="Michal Zelený" w:id="1" w:date="2021-05-04T15:12:13Z">
                <w:rPr>
                  <w:rFonts w:ascii="Calibri" w:cs="Calibri" w:eastAsia="Calibri" w:hAnsi="Calibri"/>
                  <w:b w:val="1"/>
                  <w:i w:val="0"/>
                  <w:smallCaps w:val="0"/>
                  <w:strike w:val="0"/>
                  <w:color w:val="000000"/>
                  <w:sz w:val="22"/>
                  <w:szCs w:val="22"/>
                  <w:u w:val="none"/>
                  <w:shd w:fill="auto" w:val="clear"/>
                  <w:vertAlign w:val="baseline"/>
                </w:rPr>
              </w:rPrChange>
            </w:rPr>
            <w:pPrChange w:author="Michal Zelený" w:id="0" w:date="2021-05-04T15:12:13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4"/>
                </w:numPr>
                <w:pBdr>
                  <w:top w:space="0" w:sz="0" w:val="nil"/>
                  <w:left w:space="0" w:sz="0" w:val="nil"/>
                  <w:bottom w:space="0" w:sz="0" w:val="nil"/>
                  <w:right w:space="0" w:sz="0" w:val="nil"/>
                  <w:between w:space="0" w:sz="0" w:val="nil"/>
                </w:pBdr>
                <w:shd w:fill="auto" w:val="clear"/>
                <w:spacing w:after="160" w:before="0" w:line="259" w:lineRule="auto"/>
                <w:ind w:left="720" w:right="0" w:hanging="360"/>
                <w:jc w:val="left"/>
              </w:pPr>
            </w:pPrChange>
          </w:pPr>
          <w:sdt>
            <w:sdtPr>
              <w:tag w:val="goog_rdk_3"/>
            </w:sdtPr>
            <w:sdtContent>
              <w:ins w:author="Michal Zelený" w:id="0" w:date="2021-05-04T15:12:13Z">
                <w:r w:rsidDel="00000000" w:rsidR="00000000" w:rsidRPr="00000000">
                  <w:rPr>
                    <w:rFonts w:ascii="Calibri" w:cs="Calibri" w:eastAsia="Calibri" w:hAnsi="Calibri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Pravděpodobnost srážky je úměrná koncentraci ⇒ rychlost reakce je závislá na koncentraci</w:t>
                </w:r>
              </w:ins>
            </w:sdtContent>
          </w:sdt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Vliv teploty na rychlost reakce - </w:t>
      </w:r>
      <w:r w:rsidDel="00000000" w:rsidR="00000000" w:rsidRPr="00000000">
        <w:rPr>
          <w:rtl w:val="0"/>
        </w:rPr>
        <w:t xml:space="preserve">Arrheniova teorie (1889)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Aktivační energie – množství energie, kterou musí molekula nabýt, aby její příští srážka byla účinná.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965835</wp:posOffset>
            </wp:positionH>
            <wp:positionV relativeFrom="paragraph">
              <wp:posOffset>188595</wp:posOffset>
            </wp:positionV>
            <wp:extent cx="878840" cy="329565"/>
            <wp:effectExtent b="0" l="0" r="0" t="0"/>
            <wp:wrapNone/>
            <wp:docPr id="5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8840" cy="3295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3774244</wp:posOffset>
            </wp:positionH>
            <wp:positionV relativeFrom="paragraph">
              <wp:posOffset>434047</wp:posOffset>
            </wp:positionV>
            <wp:extent cx="1125416" cy="389127"/>
            <wp:effectExtent b="0" l="0" r="0" t="0"/>
            <wp:wrapNone/>
            <wp:docPr id="4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5416" cy="3891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zvyšující se teplotou se zvětšuje počet účinných srážek.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3352800</wp:posOffset>
            </wp:positionH>
            <wp:positionV relativeFrom="paragraph">
              <wp:posOffset>120992</wp:posOffset>
            </wp:positionV>
            <wp:extent cx="1019890" cy="268842"/>
            <wp:effectExtent b="0" l="0" r="0" t="0"/>
            <wp:wrapNone/>
            <wp:docPr id="8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9890" cy="2688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4448419</wp:posOffset>
            </wp:positionH>
            <wp:positionV relativeFrom="paragraph">
              <wp:posOffset>123239</wp:posOffset>
            </wp:positionV>
            <wp:extent cx="1465385" cy="580793"/>
            <wp:effectExtent b="0" l="0" r="0" t="0"/>
            <wp:wrapNone/>
            <wp:docPr id="5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5385" cy="5807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Reakční rychlost exponenciálně stoupá s teplotou.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 většiny reakcí zvýšením teploty o 10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℃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vzroste rychlost reakce 2x až 4x.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3205752</wp:posOffset>
            </wp:positionH>
            <wp:positionV relativeFrom="paragraph">
              <wp:posOffset>177165</wp:posOffset>
            </wp:positionV>
            <wp:extent cx="666750" cy="448310"/>
            <wp:effectExtent b="0" l="0" r="0" t="0"/>
            <wp:wrapNone/>
            <wp:docPr id="5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4483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Rozsah reakce</w:t>
      </w:r>
      <w:r w:rsidDel="00000000" w:rsidR="00000000" w:rsidRPr="00000000">
        <w:rPr>
          <w:rtl w:val="0"/>
        </w:rPr>
        <w:t xml:space="preserve"> = do jaké míry látky navzájem zreagovaly</w:t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Rychlost reakce</w:t>
      </w:r>
      <w:r w:rsidDel="00000000" w:rsidR="00000000" w:rsidRPr="00000000">
        <w:rPr>
          <w:rtl w:val="0"/>
        </w:rPr>
        <w:t xml:space="preserve"> = časová změna látkového množství sledované složky přepočtena na jednotkový stechiometrický faktor (je daná změnou rozsahu reakce za časovou jednotku)</w:t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3524250</wp:posOffset>
            </wp:positionH>
            <wp:positionV relativeFrom="paragraph">
              <wp:posOffset>0</wp:posOffset>
            </wp:positionV>
            <wp:extent cx="2390775" cy="771525"/>
            <wp:effectExtent b="0" l="0" r="0" t="0"/>
            <wp:wrapSquare wrapText="bothSides" distB="0" distT="0" distL="114300" distR="114300"/>
            <wp:docPr id="6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771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95251</wp:posOffset>
            </wp:positionH>
            <wp:positionV relativeFrom="paragraph">
              <wp:posOffset>157162</wp:posOffset>
            </wp:positionV>
            <wp:extent cx="3114675" cy="457200"/>
            <wp:effectExtent b="0" l="0" r="0" t="0"/>
            <wp:wrapNone/>
            <wp:docPr id="4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57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ind w:left="425.19685039370086" w:firstLine="0"/>
        <w:rPr/>
      </w:pPr>
      <w:r w:rsidDel="00000000" w:rsidR="00000000" w:rsidRPr="00000000">
        <w:rPr>
          <w:b w:val="1"/>
          <w:rtl w:val="0"/>
        </w:rPr>
        <w:t xml:space="preserve">Rychlost reakce</w:t>
      </w:r>
      <w:r w:rsidDel="00000000" w:rsidR="00000000" w:rsidRPr="00000000">
        <w:rPr>
          <w:rtl w:val="0"/>
        </w:rPr>
        <w:t xml:space="preserve"> je závislá na počtu srážek molekul výchozích látek v reakční směsi. Počet srážek je tím větší, čím větší je koncentrace výchozích látek.</w:t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Molekularita </w:t>
      </w:r>
      <w:r w:rsidDel="00000000" w:rsidR="00000000" w:rsidRPr="00000000">
        <w:rPr>
          <w:rtl w:val="0"/>
        </w:rPr>
        <w:t xml:space="preserve">= počet molekul, jejichž srážkou dochází k reakci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2971165</wp:posOffset>
            </wp:positionH>
            <wp:positionV relativeFrom="paragraph">
              <wp:posOffset>234586</wp:posOffset>
            </wp:positionV>
            <wp:extent cx="1441530" cy="250371"/>
            <wp:effectExtent b="0" l="0" r="0" t="0"/>
            <wp:wrapNone/>
            <wp:docPr id="6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1530" cy="2503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E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Řád reakce</w:t>
      </w:r>
      <w:r w:rsidDel="00000000" w:rsidR="00000000" w:rsidRPr="00000000">
        <w:rPr>
          <w:rtl w:val="0"/>
        </w:rPr>
        <w:t xml:space="preserve"> = součet exponentů v rychlostní rovnici</w:t>
      </w:r>
    </w:p>
    <w:p w:rsidR="00000000" w:rsidDel="00000000" w:rsidP="00000000" w:rsidRDefault="00000000" w:rsidRPr="00000000" w14:paraId="0000009F">
      <w:pPr>
        <w:pStyle w:val="Heading3"/>
        <w:pageBreakBefore w:val="0"/>
        <w:rPr/>
      </w:pPr>
      <w:r w:rsidDel="00000000" w:rsidR="00000000" w:rsidRPr="00000000">
        <w:rPr>
          <w:rtl w:val="0"/>
        </w:rPr>
        <w:t xml:space="preserve">Guldbergův – Waageův zákon (působení aktivní hmoty)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Reakční rychlost je za dané teploty přímo úměrná aktivní hmotě reagujících látek, tj. součinu jejích koncentrací.</w:t>
      </w:r>
    </w:p>
    <w:p w:rsidR="00000000" w:rsidDel="00000000" w:rsidP="00000000" w:rsidRDefault="00000000" w:rsidRPr="00000000" w14:paraId="000000A1">
      <w:pPr>
        <w:pageBreakBefore w:val="0"/>
        <w:ind w:left="360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3329078" cy="1453198"/>
            <wp:effectExtent b="0" l="0" r="0" t="0"/>
            <wp:docPr id="5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9078" cy="1453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3"/>
        <w:pageBreakBefore w:val="0"/>
        <w:rPr/>
      </w:pPr>
      <w:r w:rsidDel="00000000" w:rsidR="00000000" w:rsidRPr="00000000">
        <w:rPr>
          <w:rtl w:val="0"/>
        </w:rPr>
        <w:t xml:space="preserve">Řády reakcí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2901043</wp:posOffset>
            </wp:positionH>
            <wp:positionV relativeFrom="paragraph">
              <wp:posOffset>146231</wp:posOffset>
            </wp:positionV>
            <wp:extent cx="1441530" cy="250371"/>
            <wp:effectExtent b="0" l="0" r="0" t="0"/>
            <wp:wrapNone/>
            <wp:docPr id="5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1530" cy="2503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3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Řád reakce</w:t>
      </w:r>
      <w:r w:rsidDel="00000000" w:rsidR="00000000" w:rsidRPr="00000000">
        <w:rPr>
          <w:rtl w:val="0"/>
        </w:rPr>
        <w:t xml:space="preserve"> = součet exponentů v rychlostní rovnici </w:t>
      </w:r>
    </w:p>
    <w:p w:rsidR="00000000" w:rsidDel="00000000" w:rsidP="00000000" w:rsidRDefault="00000000" w:rsidRPr="00000000" w14:paraId="000000A4">
      <w:pPr>
        <w:pStyle w:val="Heading4"/>
        <w:pageBreakBefore w:val="0"/>
        <w:rPr>
          <w:i w:val="0"/>
        </w:rPr>
      </w:pPr>
      <w:r w:rsidDel="00000000" w:rsidR="00000000" w:rsidRPr="00000000">
        <w:rPr>
          <w:i w:val="0"/>
          <w:rtl w:val="0"/>
        </w:rPr>
        <w:t xml:space="preserve">Reakce prvního řádu</w:t>
      </w:r>
    </w:p>
    <w:p w:rsidR="00000000" w:rsidDel="00000000" w:rsidP="00000000" w:rsidRDefault="00000000" w:rsidRPr="00000000" w14:paraId="000000A5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2797891" cy="1787042"/>
            <wp:effectExtent b="0" l="0" r="0" t="0"/>
            <wp:docPr id="5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7891" cy="1787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2866768</wp:posOffset>
            </wp:positionH>
            <wp:positionV relativeFrom="paragraph">
              <wp:posOffset>159385</wp:posOffset>
            </wp:positionV>
            <wp:extent cx="2918753" cy="1551214"/>
            <wp:effectExtent b="0" l="0" r="0" t="0"/>
            <wp:wrapNone/>
            <wp:docPr id="5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8753" cy="15512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6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4"/>
        <w:pageBreakBefore w:val="0"/>
        <w:rPr>
          <w:i w:val="0"/>
        </w:rPr>
      </w:pPr>
      <w:r w:rsidDel="00000000" w:rsidR="00000000" w:rsidRPr="00000000">
        <w:rPr>
          <w:i w:val="0"/>
          <w:rtl w:val="0"/>
        </w:rPr>
        <w:t xml:space="preserve">Reakce druhého řádu</w:t>
      </w:r>
    </w:p>
    <w:p w:rsidR="00000000" w:rsidDel="00000000" w:rsidP="00000000" w:rsidRDefault="00000000" w:rsidRPr="00000000" w14:paraId="000000A8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3481997" cy="2055404"/>
            <wp:effectExtent b="0" l="0" r="0" t="0"/>
            <wp:docPr id="5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997" cy="2055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4"/>
        <w:pageBreakBefore w:val="0"/>
        <w:rPr>
          <w:i w:val="0"/>
        </w:rPr>
      </w:pPr>
      <w:r w:rsidDel="00000000" w:rsidR="00000000" w:rsidRPr="00000000">
        <w:rPr>
          <w:i w:val="0"/>
          <w:rtl w:val="0"/>
        </w:rPr>
        <w:t xml:space="preserve">Reakce n-tého řádu</w:t>
      </w:r>
    </w:p>
    <w:p w:rsidR="00000000" w:rsidDel="00000000" w:rsidP="00000000" w:rsidRDefault="00000000" w:rsidRPr="00000000" w14:paraId="000000AA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3125772" cy="2000619"/>
            <wp:effectExtent b="0" l="0" r="0" t="0"/>
            <wp:docPr id="5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5772" cy="2000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pageBreakBefore w:val="0"/>
        <w:rPr/>
      </w:pPr>
      <w:r w:rsidDel="00000000" w:rsidR="00000000" w:rsidRPr="00000000">
        <w:rPr>
          <w:rtl w:val="0"/>
        </w:rPr>
        <w:t xml:space="preserve">Katalýza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Některé reakce probíhají samovolně velice pomalu, protože jejich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 aktivační energie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je příliš veliká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Mechanismus katalyzované reakce je spojen s překonáváním nižší energetické bariéry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335101" cy="1863386"/>
            <wp:effectExtent b="0" l="0" r="0" t="0"/>
            <wp:docPr id="6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5101" cy="1863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Katalyzátor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látka, která snadno tvoří meziprodukt (aktivovaný komplex </w:t>
      </w:r>
      <w:r w:rsidDel="00000000" w:rsidR="00000000" w:rsidRPr="00000000">
        <w:rPr>
          <w:rtl w:val="0"/>
        </w:rPr>
        <w:t xml:space="preserve">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AK), k jehož vytvoření a zpětnému rozložení na produkty je třeba menší aktivační energie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neovlivňuje rovnováhu chemické reakce, mění pouze rychlost jejího dosažení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 reakce vstupuje, účastní se reakčních přeměn, a po jejich ukončení zase z reakce vystupuje nezměněn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Druhy katalýzy: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Homogenní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všechny látky účastnící se reakce jsou v jedné fázi (plynné nebo kapalné)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např. organické pyrolýzy (štěpení aldehydů a esterů jodovými parami), acidobazická katalýza (katalyzátor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𝐻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+ nebo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𝑂𝐻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Heterogenní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výchozí látky i produkty v plynném nebo kapalném stavu, katalyzátor v pevném stavu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Kontaktní katalyzátor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3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551.1811023622045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látka s velkým povrchem (Pt, Fe, Co …v houbovité, pórovité, práškovité formě)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3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551.1811023622045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váže na povrch (aktivní centra) molekuly reakční směsi, které zreagují, odpoutají se a na jejich místo nastupují jiné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3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551.1811023622045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Promotory – zvyšují účinek kontaktní katalýzy 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𝐴𝑙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𝑂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3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551.1811023622045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Katalytické jedy – zpomalují katalýzu obsazováním aktivních center (CO)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Negativní 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zpomaluje chemickou reakci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Retardéry – brzdí reakci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Stabilizátory – zastavují reakci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Inhibitory – znemožňují reakci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Biokatalýza (enzymatická)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 živých organismech probíhá obrovské množství reakcí, z nichž téměř všechny probíhají za účasti biokatalyzátorů, jinak by tyto reakce probíhaly pomalu.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Biokatalyzátory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3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Liší se od běžných chemických katalyzátorů: </w:t>
        <w:br w:type="textWrapping"/>
        <w:t xml:space="preserve">1) vyšší reakční rychlostí, </w:t>
        <w:br w:type="textWrapping"/>
        <w:t xml:space="preserve">2) mírnějšími podmínkami reakce – T, pH, tlak, </w:t>
        <w:br w:type="textWrapping"/>
        <w:t xml:space="preserve">3) vyšší specifitou, </w:t>
        <w:br w:type="textWrapping"/>
        <w:t xml:space="preserve">4) schopností regulace.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3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citlivé na řadu vlivů (pH, teplota, jedy), rychle se opotřebovávají.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3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Např.: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numPr>
          <w:ilvl w:val="4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Globulární proteiny – enzymy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numPr>
          <w:ilvl w:val="4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RNA – ribozymy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Požadavky na biokatalyzátory: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3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Reakce, které katalyzují, probíhají cíleně podle přesného genetického plánu.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numPr>
          <w:ilvl w:val="3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Průběh reakcí musí být specifický.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3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Jejich aktivita musí být přesně regulována podle potřeb organismu.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Specificita enzymů: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3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substrátová – typ substrátu, které katalyticky přeměňují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3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účinku – typ katalytické reakce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3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polohová – afinita k izomerům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Substrátová specificita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3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výběrový princip enzymového katalyzátoru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3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 aktivního centra enzymu se dostane několik různých látek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3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jen některé jsou schopné se dostatečně pevně na enzym navázat a vytvořit potřebné vazby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Specificita účinku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3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enzym zvolí z různých reakcí jedinou, kterou katalyzuje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numPr>
          <w:ilvl w:val="3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 této reakce sníží aktivační energii – proběhne přeměna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3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jiný enzym pak uvádí do pohybu jinou reakci směřující k jinému reakčnímu produktu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Polohová specificita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substrát se váže na enzym alespoň ve 3 bodech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toto spojení vyvolá asymetrii na symetrické molekule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substrát se váže na enzym jen z jedné strany (aktivní centrum je přístupné jednostranně), na vazebná místa se vážou jen komplementární skupiny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8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850.3937007874016" w:top="850.3937007874016" w:left="1440.0000000000002" w:right="1440.0000000000002" w:header="708" w:footer="708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Michal Zelený" w:id="0" w:date="2021-05-04T15:06:31Z"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Tohle snad taky nemusíme umět (?)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0E2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−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cs-CZ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0" w:before="40" w:lineRule="auto"/>
    </w:pPr>
    <w:rPr>
      <w:rFonts w:ascii="Calibri" w:cs="Calibri" w:eastAsia="Calibri" w:hAnsi="Calibri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40" w:lineRule="auto"/>
    </w:pPr>
    <w:rPr>
      <w:rFonts w:ascii="Calibri" w:cs="Calibri" w:eastAsia="Calibri" w:hAnsi="Calibri"/>
      <w:i w:val="1"/>
      <w:color w:val="2e75b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ageBreakBefore w:val="0"/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ln" w:default="1">
    <w:name w:val="Normal"/>
    <w:qFormat w:val="1"/>
  </w:style>
  <w:style w:type="paragraph" w:styleId="Nadpis1">
    <w:name w:val="heading 1"/>
    <w:basedOn w:val="Normln"/>
    <w:next w:val="Normln"/>
    <w:link w:val="Nadpis1Char"/>
    <w:uiPriority w:val="9"/>
    <w:qFormat w:val="1"/>
    <w:rsid w:val="006502CD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 w:val="1"/>
    <w:qFormat w:val="1"/>
    <w:rsid w:val="004E1759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 w:val="1"/>
    <w:qFormat w:val="1"/>
    <w:rsid w:val="00666FCF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4d78" w:themeColor="accent1" w:themeShade="00007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 w:val="1"/>
    <w:qFormat w:val="1"/>
    <w:rsid w:val="000E7FB0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e74b5" w:themeColor="accent1" w:themeShade="0000BF"/>
    </w:rPr>
  </w:style>
  <w:style w:type="character" w:styleId="Standardnpsmoodstavce" w:default="1">
    <w:name w:val="Default Paragraph Font"/>
    <w:uiPriority w:val="1"/>
    <w:semiHidden w:val="1"/>
    <w:unhideWhenUsed w:val="1"/>
  </w:style>
  <w:style w:type="table" w:styleId="Normlntabulka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Bezseznamu" w:default="1">
    <w:name w:val="No List"/>
    <w:uiPriority w:val="99"/>
    <w:semiHidden w:val="1"/>
    <w:unhideWhenUsed w:val="1"/>
  </w:style>
  <w:style w:type="character" w:styleId="Nadpis1Char" w:customStyle="1">
    <w:name w:val="Nadpis 1 Char"/>
    <w:basedOn w:val="Standardnpsmoodstavce"/>
    <w:link w:val="Nadpis1"/>
    <w:uiPriority w:val="9"/>
    <w:rsid w:val="006502CD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Nzev">
    <w:name w:val="Title"/>
    <w:basedOn w:val="Normln"/>
    <w:next w:val="Normln"/>
    <w:link w:val="NzevChar"/>
    <w:uiPriority w:val="10"/>
    <w:qFormat w:val="1"/>
    <w:rsid w:val="006502CD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NzevChar" w:customStyle="1">
    <w:name w:val="Název Char"/>
    <w:basedOn w:val="Standardnpsmoodstavce"/>
    <w:link w:val="Nzev"/>
    <w:uiPriority w:val="10"/>
    <w:rsid w:val="006502CD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 w:val="1"/>
    <w:rsid w:val="006502CD"/>
    <w:pPr>
      <w:numPr>
        <w:ilvl w:val="1"/>
      </w:numPr>
    </w:pPr>
    <w:rPr>
      <w:rFonts w:eastAsiaTheme="minorEastAsia"/>
      <w:color w:val="5a5a5a" w:themeColor="text1" w:themeTint="0000A5"/>
      <w:spacing w:val="15"/>
    </w:rPr>
  </w:style>
  <w:style w:type="character" w:styleId="PodnadpisChar" w:customStyle="1">
    <w:name w:val="Podnadpis Char"/>
    <w:basedOn w:val="Standardnpsmoodstavce"/>
    <w:link w:val="Podnadpis"/>
    <w:uiPriority w:val="11"/>
    <w:rsid w:val="006502CD"/>
    <w:rPr>
      <w:rFonts w:eastAsiaTheme="minorEastAsia"/>
      <w:color w:val="5a5a5a" w:themeColor="text1" w:themeTint="0000A5"/>
      <w:spacing w:val="15"/>
    </w:rPr>
  </w:style>
  <w:style w:type="paragraph" w:styleId="Odstavecseseznamem">
    <w:name w:val="List Paragraph"/>
    <w:basedOn w:val="Normln"/>
    <w:uiPriority w:val="34"/>
    <w:qFormat w:val="1"/>
    <w:rsid w:val="006502CD"/>
    <w:pPr>
      <w:ind w:left="720"/>
      <w:contextualSpacing w:val="1"/>
    </w:pPr>
  </w:style>
  <w:style w:type="character" w:styleId="Nadpis2Char" w:customStyle="1">
    <w:name w:val="Nadpis 2 Char"/>
    <w:basedOn w:val="Standardnpsmoodstavce"/>
    <w:link w:val="Nadpis2"/>
    <w:uiPriority w:val="9"/>
    <w:rsid w:val="004E1759"/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character" w:styleId="Nadpis3Char" w:customStyle="1">
    <w:name w:val="Nadpis 3 Char"/>
    <w:basedOn w:val="Standardnpsmoodstavce"/>
    <w:link w:val="Nadpis3"/>
    <w:uiPriority w:val="9"/>
    <w:rsid w:val="00666FCF"/>
    <w:rPr>
      <w:rFonts w:asciiTheme="majorHAnsi" w:cstheme="majorBidi" w:eastAsiaTheme="majorEastAsia" w:hAnsiTheme="majorHAnsi"/>
      <w:color w:val="1f4d78" w:themeColor="accent1" w:themeShade="00007F"/>
      <w:sz w:val="24"/>
      <w:szCs w:val="24"/>
    </w:rPr>
  </w:style>
  <w:style w:type="character" w:styleId="Nadpis4Char" w:customStyle="1">
    <w:name w:val="Nadpis 4 Char"/>
    <w:basedOn w:val="Standardnpsmoodstavce"/>
    <w:link w:val="Nadpis4"/>
    <w:uiPriority w:val="9"/>
    <w:rsid w:val="000E7FB0"/>
    <w:rPr>
      <w:rFonts w:asciiTheme="majorHAnsi" w:cstheme="majorBidi" w:eastAsiaTheme="majorEastAsia" w:hAnsiTheme="majorHAnsi"/>
      <w:i w:val="1"/>
      <w:iCs w:val="1"/>
      <w:color w:val="2e74b5" w:themeColor="accent1" w:themeShade="0000BF"/>
    </w:rPr>
  </w:style>
  <w:style w:type="paragraph" w:styleId="Subtitle">
    <w:name w:val="Subtitle"/>
    <w:basedOn w:val="Normal"/>
    <w:next w:val="Normal"/>
    <w:pPr>
      <w:pageBreakBefore w:val="0"/>
    </w:pPr>
    <w:rPr>
      <w:color w:val="5a5a5a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1.png"/><Relationship Id="rId42" Type="http://schemas.openxmlformats.org/officeDocument/2006/relationships/image" Target="media/image34.png"/><Relationship Id="rId41" Type="http://schemas.openxmlformats.org/officeDocument/2006/relationships/image" Target="media/image11.png"/><Relationship Id="rId44" Type="http://schemas.openxmlformats.org/officeDocument/2006/relationships/image" Target="media/image24.png"/><Relationship Id="rId43" Type="http://schemas.openxmlformats.org/officeDocument/2006/relationships/image" Target="media/image1.png"/><Relationship Id="rId46" Type="http://schemas.openxmlformats.org/officeDocument/2006/relationships/image" Target="media/image13.png"/><Relationship Id="rId45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5.png"/><Relationship Id="rId48" Type="http://schemas.openxmlformats.org/officeDocument/2006/relationships/image" Target="media/image14.png"/><Relationship Id="rId47" Type="http://schemas.openxmlformats.org/officeDocument/2006/relationships/image" Target="media/image5.png"/><Relationship Id="rId49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31" Type="http://schemas.openxmlformats.org/officeDocument/2006/relationships/image" Target="media/image26.png"/><Relationship Id="rId30" Type="http://schemas.openxmlformats.org/officeDocument/2006/relationships/image" Target="media/image2.png"/><Relationship Id="rId33" Type="http://schemas.openxmlformats.org/officeDocument/2006/relationships/image" Target="media/image39.png"/><Relationship Id="rId32" Type="http://schemas.openxmlformats.org/officeDocument/2006/relationships/image" Target="media/image37.png"/><Relationship Id="rId35" Type="http://schemas.openxmlformats.org/officeDocument/2006/relationships/image" Target="media/image44.png"/><Relationship Id="rId34" Type="http://schemas.openxmlformats.org/officeDocument/2006/relationships/image" Target="media/image40.png"/><Relationship Id="rId37" Type="http://schemas.openxmlformats.org/officeDocument/2006/relationships/image" Target="media/image6.png"/><Relationship Id="rId36" Type="http://schemas.openxmlformats.org/officeDocument/2006/relationships/image" Target="media/image41.png"/><Relationship Id="rId39" Type="http://schemas.openxmlformats.org/officeDocument/2006/relationships/image" Target="media/image22.png"/><Relationship Id="rId38" Type="http://schemas.openxmlformats.org/officeDocument/2006/relationships/image" Target="media/image18.png"/><Relationship Id="rId20" Type="http://schemas.openxmlformats.org/officeDocument/2006/relationships/image" Target="media/image35.png"/><Relationship Id="rId22" Type="http://schemas.openxmlformats.org/officeDocument/2006/relationships/image" Target="media/image12.jpg"/><Relationship Id="rId21" Type="http://schemas.openxmlformats.org/officeDocument/2006/relationships/image" Target="media/image32.png"/><Relationship Id="rId24" Type="http://schemas.openxmlformats.org/officeDocument/2006/relationships/image" Target="media/image31.png"/><Relationship Id="rId23" Type="http://schemas.openxmlformats.org/officeDocument/2006/relationships/image" Target="media/image38.png"/><Relationship Id="rId26" Type="http://schemas.openxmlformats.org/officeDocument/2006/relationships/image" Target="media/image45.png"/><Relationship Id="rId25" Type="http://schemas.openxmlformats.org/officeDocument/2006/relationships/image" Target="media/image30.png"/><Relationship Id="rId28" Type="http://schemas.openxmlformats.org/officeDocument/2006/relationships/image" Target="media/image28.png"/><Relationship Id="rId27" Type="http://schemas.openxmlformats.org/officeDocument/2006/relationships/image" Target="media/image25.png"/><Relationship Id="rId29" Type="http://schemas.openxmlformats.org/officeDocument/2006/relationships/image" Target="media/image33.png"/><Relationship Id="rId51" Type="http://schemas.openxmlformats.org/officeDocument/2006/relationships/image" Target="media/image10.png"/><Relationship Id="rId50" Type="http://schemas.openxmlformats.org/officeDocument/2006/relationships/image" Target="media/image8.png"/><Relationship Id="rId53" Type="http://schemas.openxmlformats.org/officeDocument/2006/relationships/image" Target="media/image4.png"/><Relationship Id="rId52" Type="http://schemas.openxmlformats.org/officeDocument/2006/relationships/image" Target="media/image9.png"/><Relationship Id="rId11" Type="http://schemas.openxmlformats.org/officeDocument/2006/relationships/image" Target="media/image7.png"/><Relationship Id="rId10" Type="http://schemas.openxmlformats.org/officeDocument/2006/relationships/image" Target="media/image16.png"/><Relationship Id="rId13" Type="http://schemas.openxmlformats.org/officeDocument/2006/relationships/image" Target="media/image29.png"/><Relationship Id="rId12" Type="http://schemas.openxmlformats.org/officeDocument/2006/relationships/image" Target="media/image19.png"/><Relationship Id="rId15" Type="http://schemas.openxmlformats.org/officeDocument/2006/relationships/image" Target="media/image20.png"/><Relationship Id="rId14" Type="http://schemas.openxmlformats.org/officeDocument/2006/relationships/image" Target="media/image36.png"/><Relationship Id="rId17" Type="http://schemas.openxmlformats.org/officeDocument/2006/relationships/image" Target="media/image23.png"/><Relationship Id="rId16" Type="http://schemas.openxmlformats.org/officeDocument/2006/relationships/image" Target="media/image43.png"/><Relationship Id="rId19" Type="http://schemas.openxmlformats.org/officeDocument/2006/relationships/image" Target="media/image42.png"/><Relationship Id="rId18" Type="http://schemas.openxmlformats.org/officeDocument/2006/relationships/image" Target="media/image2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Fz87M3uIVqjFZZjC+Zrwi+9WlA==">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2021-03-16T13:56:00Z</dcterms:created>
  <dc:creator>Carmen-Anna Konicarová</dc:creator>
</cp:coreProperties>
</file>